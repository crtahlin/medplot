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966" w:rsidRPr="00314966" w:rsidRDefault="00314966" w:rsidP="00314966">
      <w:pPr>
        <w:jc w:val="center"/>
        <w:rPr>
          <w:sz w:val="36"/>
          <w:lang w:val="en-US"/>
        </w:rPr>
      </w:pPr>
      <w:proofErr w:type="gramStart"/>
      <w:r w:rsidRPr="00314966">
        <w:rPr>
          <w:b/>
          <w:bCs/>
          <w:sz w:val="36"/>
          <w:lang w:val="en-US"/>
        </w:rPr>
        <w:t>medplot :</w:t>
      </w:r>
      <w:proofErr w:type="gramEnd"/>
      <w:r w:rsidRPr="00314966">
        <w:rPr>
          <w:b/>
          <w:bCs/>
          <w:sz w:val="36"/>
          <w:lang w:val="en-US"/>
        </w:rPr>
        <w:t xml:space="preserve"> Installation and usage </w:t>
      </w:r>
    </w:p>
    <w:sdt>
      <w:sdtPr>
        <w:rPr>
          <w:rFonts w:asciiTheme="minorHAnsi" w:eastAsiaTheme="minorHAnsi" w:hAnsiTheme="minorHAnsi" w:cstheme="minorBidi"/>
          <w:b w:val="0"/>
          <w:bCs w:val="0"/>
          <w:color w:val="auto"/>
          <w:sz w:val="22"/>
          <w:szCs w:val="22"/>
          <w:lang w:val="sl-SI" w:eastAsia="en-US"/>
        </w:rPr>
        <w:id w:val="2073232147"/>
        <w:docPartObj>
          <w:docPartGallery w:val="Table of Contents"/>
          <w:docPartUnique/>
        </w:docPartObj>
      </w:sdtPr>
      <w:sdtEndPr>
        <w:rPr>
          <w:noProof/>
        </w:rPr>
      </w:sdtEndPr>
      <w:sdtContent>
        <w:p w:rsidR="0030573C" w:rsidRPr="00314966" w:rsidRDefault="0030573C">
          <w:pPr>
            <w:pStyle w:val="NaslovTOC"/>
          </w:pPr>
          <w:r w:rsidRPr="00314966">
            <w:t>Contents</w:t>
          </w:r>
        </w:p>
        <w:p w:rsidR="00326EB7" w:rsidRDefault="0030573C">
          <w:pPr>
            <w:pStyle w:val="Kazalovsebine1"/>
            <w:tabs>
              <w:tab w:val="right" w:leader="dot" w:pos="9062"/>
            </w:tabs>
            <w:rPr>
              <w:rFonts w:eastAsiaTheme="minorEastAsia"/>
              <w:noProof/>
              <w:lang w:eastAsia="sl-SI"/>
            </w:rPr>
          </w:pPr>
          <w:r w:rsidRPr="00314966">
            <w:rPr>
              <w:lang w:val="en-US"/>
            </w:rPr>
            <w:fldChar w:fldCharType="begin"/>
          </w:r>
          <w:r w:rsidRPr="00314966">
            <w:rPr>
              <w:lang w:val="en-US"/>
            </w:rPr>
            <w:instrText xml:space="preserve"> TOC \o "1-3" \h \z \u </w:instrText>
          </w:r>
          <w:r w:rsidRPr="00314966">
            <w:rPr>
              <w:lang w:val="en-US"/>
            </w:rPr>
            <w:fldChar w:fldCharType="separate"/>
          </w:r>
          <w:hyperlink w:anchor="_Toc364441621" w:history="1">
            <w:r w:rsidR="00326EB7" w:rsidRPr="0093113B">
              <w:rPr>
                <w:rStyle w:val="Hiperpovezava"/>
                <w:noProof/>
                <w:lang w:val="en-US"/>
              </w:rPr>
              <w:t xml:space="preserve">Package </w:t>
            </w:r>
            <w:r w:rsidR="00326EB7" w:rsidRPr="0093113B">
              <w:rPr>
                <w:rStyle w:val="Hiperpovezava"/>
                <w:rFonts w:ascii="Courier New" w:hAnsi="Courier New" w:cs="Courier New"/>
                <w:noProof/>
                <w:lang w:val="en-US"/>
              </w:rPr>
              <w:t>medplot</w:t>
            </w:r>
            <w:r w:rsidR="00326EB7" w:rsidRPr="0093113B">
              <w:rPr>
                <w:rStyle w:val="Hiperpovezava"/>
                <w:noProof/>
                <w:lang w:val="en-US"/>
              </w:rPr>
              <w:t xml:space="preserve"> installation instructions</w:t>
            </w:r>
            <w:r w:rsidR="00326EB7">
              <w:rPr>
                <w:noProof/>
                <w:webHidden/>
              </w:rPr>
              <w:tab/>
            </w:r>
            <w:r w:rsidR="00326EB7">
              <w:rPr>
                <w:noProof/>
                <w:webHidden/>
              </w:rPr>
              <w:fldChar w:fldCharType="begin"/>
            </w:r>
            <w:r w:rsidR="00326EB7">
              <w:rPr>
                <w:noProof/>
                <w:webHidden/>
              </w:rPr>
              <w:instrText xml:space="preserve"> PAGEREF _Toc364441621 \h </w:instrText>
            </w:r>
            <w:r w:rsidR="00326EB7">
              <w:rPr>
                <w:noProof/>
                <w:webHidden/>
              </w:rPr>
            </w:r>
            <w:r w:rsidR="00326EB7">
              <w:rPr>
                <w:noProof/>
                <w:webHidden/>
              </w:rPr>
              <w:fldChar w:fldCharType="separate"/>
            </w:r>
            <w:r w:rsidR="005C4974">
              <w:rPr>
                <w:noProof/>
                <w:webHidden/>
              </w:rPr>
              <w:t>2</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22" w:history="1">
            <w:r w:rsidR="00326EB7" w:rsidRPr="0093113B">
              <w:rPr>
                <w:rStyle w:val="Hiperpovezava"/>
                <w:noProof/>
                <w:lang w:val="en-US"/>
              </w:rPr>
              <w:t>Prerequisites:</w:t>
            </w:r>
            <w:r w:rsidR="00326EB7">
              <w:rPr>
                <w:noProof/>
                <w:webHidden/>
              </w:rPr>
              <w:tab/>
            </w:r>
            <w:r w:rsidR="00326EB7">
              <w:rPr>
                <w:noProof/>
                <w:webHidden/>
              </w:rPr>
              <w:fldChar w:fldCharType="begin"/>
            </w:r>
            <w:r w:rsidR="00326EB7">
              <w:rPr>
                <w:noProof/>
                <w:webHidden/>
              </w:rPr>
              <w:instrText xml:space="preserve"> PAGEREF _Toc364441622 \h </w:instrText>
            </w:r>
            <w:r w:rsidR="00326EB7">
              <w:rPr>
                <w:noProof/>
                <w:webHidden/>
              </w:rPr>
            </w:r>
            <w:r w:rsidR="00326EB7">
              <w:rPr>
                <w:noProof/>
                <w:webHidden/>
              </w:rPr>
              <w:fldChar w:fldCharType="separate"/>
            </w:r>
            <w:r w:rsidR="005C4974">
              <w:rPr>
                <w:noProof/>
                <w:webHidden/>
              </w:rPr>
              <w:t>2</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23" w:history="1">
            <w:r w:rsidR="00326EB7" w:rsidRPr="0093113B">
              <w:rPr>
                <w:rStyle w:val="Hiperpovezava"/>
                <w:noProof/>
                <w:lang w:val="en-US"/>
              </w:rPr>
              <w:t>RAndFriends installation</w:t>
            </w:r>
            <w:r w:rsidR="00326EB7">
              <w:rPr>
                <w:noProof/>
                <w:webHidden/>
              </w:rPr>
              <w:tab/>
            </w:r>
            <w:r w:rsidR="00326EB7">
              <w:rPr>
                <w:noProof/>
                <w:webHidden/>
              </w:rPr>
              <w:fldChar w:fldCharType="begin"/>
            </w:r>
            <w:r w:rsidR="00326EB7">
              <w:rPr>
                <w:noProof/>
                <w:webHidden/>
              </w:rPr>
              <w:instrText xml:space="preserve"> PAGEREF _Toc364441623 \h </w:instrText>
            </w:r>
            <w:r w:rsidR="00326EB7">
              <w:rPr>
                <w:noProof/>
                <w:webHidden/>
              </w:rPr>
            </w:r>
            <w:r w:rsidR="00326EB7">
              <w:rPr>
                <w:noProof/>
                <w:webHidden/>
              </w:rPr>
              <w:fldChar w:fldCharType="separate"/>
            </w:r>
            <w:r w:rsidR="005C4974">
              <w:rPr>
                <w:noProof/>
                <w:webHidden/>
              </w:rPr>
              <w:t>2</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24" w:history="1">
            <w:r w:rsidR="00326EB7" w:rsidRPr="0093113B">
              <w:rPr>
                <w:rStyle w:val="Hiperpovezava"/>
                <w:noProof/>
                <w:lang w:val="en-US"/>
              </w:rPr>
              <w:t xml:space="preserve">Installation of </w:t>
            </w:r>
            <w:r w:rsidR="00326EB7" w:rsidRPr="0093113B">
              <w:rPr>
                <w:rStyle w:val="Hiperpovezava"/>
                <w:rFonts w:ascii="Courier New" w:hAnsi="Courier New" w:cs="Courier New"/>
                <w:noProof/>
                <w:lang w:val="en-US"/>
              </w:rPr>
              <w:t>medplot</w:t>
            </w:r>
            <w:r w:rsidR="00326EB7" w:rsidRPr="0093113B">
              <w:rPr>
                <w:rStyle w:val="Hiperpovezava"/>
                <w:noProof/>
                <w:lang w:val="en-US"/>
              </w:rPr>
              <w:t xml:space="preserve"> package</w:t>
            </w:r>
            <w:r w:rsidR="00326EB7">
              <w:rPr>
                <w:noProof/>
                <w:webHidden/>
              </w:rPr>
              <w:tab/>
            </w:r>
            <w:r w:rsidR="00326EB7">
              <w:rPr>
                <w:noProof/>
                <w:webHidden/>
              </w:rPr>
              <w:fldChar w:fldCharType="begin"/>
            </w:r>
            <w:r w:rsidR="00326EB7">
              <w:rPr>
                <w:noProof/>
                <w:webHidden/>
              </w:rPr>
              <w:instrText xml:space="preserve"> PAGEREF _Toc364441624 \h </w:instrText>
            </w:r>
            <w:r w:rsidR="00326EB7">
              <w:rPr>
                <w:noProof/>
                <w:webHidden/>
              </w:rPr>
            </w:r>
            <w:r w:rsidR="00326EB7">
              <w:rPr>
                <w:noProof/>
                <w:webHidden/>
              </w:rPr>
              <w:fldChar w:fldCharType="separate"/>
            </w:r>
            <w:r w:rsidR="005C4974">
              <w:rPr>
                <w:noProof/>
                <w:webHidden/>
              </w:rPr>
              <w:t>2</w:t>
            </w:r>
            <w:r w:rsidR="00326EB7">
              <w:rPr>
                <w:noProof/>
                <w:webHidden/>
              </w:rPr>
              <w:fldChar w:fldCharType="end"/>
            </w:r>
          </w:hyperlink>
        </w:p>
        <w:p w:rsidR="00326EB7" w:rsidRDefault="009A33F4">
          <w:pPr>
            <w:pStyle w:val="Kazalovsebine1"/>
            <w:tabs>
              <w:tab w:val="right" w:leader="dot" w:pos="9062"/>
            </w:tabs>
            <w:rPr>
              <w:rFonts w:eastAsiaTheme="minorEastAsia"/>
              <w:noProof/>
              <w:lang w:eastAsia="sl-SI"/>
            </w:rPr>
          </w:pPr>
          <w:hyperlink w:anchor="_Toc364441625" w:history="1">
            <w:r w:rsidR="00326EB7" w:rsidRPr="0093113B">
              <w:rPr>
                <w:rStyle w:val="Hiperpovezava"/>
                <w:noProof/>
                <w:lang w:val="en-US"/>
              </w:rPr>
              <w:t xml:space="preserve">Package </w:t>
            </w:r>
            <w:r w:rsidR="00326EB7" w:rsidRPr="0093113B">
              <w:rPr>
                <w:rStyle w:val="Hiperpovezava"/>
                <w:rFonts w:ascii="Courier New" w:hAnsi="Courier New" w:cs="Courier New"/>
                <w:noProof/>
                <w:lang w:val="en-US"/>
              </w:rPr>
              <w:t>medplot</w:t>
            </w:r>
            <w:r w:rsidR="00326EB7" w:rsidRPr="0093113B">
              <w:rPr>
                <w:rStyle w:val="Hiperpovezava"/>
                <w:noProof/>
                <w:lang w:val="en-US"/>
              </w:rPr>
              <w:t xml:space="preserve"> usage instructions</w:t>
            </w:r>
            <w:r w:rsidR="00326EB7">
              <w:rPr>
                <w:noProof/>
                <w:webHidden/>
              </w:rPr>
              <w:tab/>
            </w:r>
            <w:r w:rsidR="00326EB7">
              <w:rPr>
                <w:noProof/>
                <w:webHidden/>
              </w:rPr>
              <w:fldChar w:fldCharType="begin"/>
            </w:r>
            <w:r w:rsidR="00326EB7">
              <w:rPr>
                <w:noProof/>
                <w:webHidden/>
              </w:rPr>
              <w:instrText xml:space="preserve"> PAGEREF _Toc364441625 \h </w:instrText>
            </w:r>
            <w:r w:rsidR="00326EB7">
              <w:rPr>
                <w:noProof/>
                <w:webHidden/>
              </w:rPr>
            </w:r>
            <w:r w:rsidR="00326EB7">
              <w:rPr>
                <w:noProof/>
                <w:webHidden/>
              </w:rPr>
              <w:fldChar w:fldCharType="separate"/>
            </w:r>
            <w:r w:rsidR="005C4974">
              <w:rPr>
                <w:noProof/>
                <w:webHidden/>
              </w:rPr>
              <w:t>6</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26" w:history="1">
            <w:r w:rsidR="00326EB7" w:rsidRPr="0093113B">
              <w:rPr>
                <w:rStyle w:val="Hiperpovezava"/>
                <w:noProof/>
                <w:lang w:val="en-US"/>
              </w:rPr>
              <w:t>General usage instructions</w:t>
            </w:r>
            <w:r w:rsidR="00326EB7">
              <w:rPr>
                <w:noProof/>
                <w:webHidden/>
              </w:rPr>
              <w:tab/>
            </w:r>
            <w:r w:rsidR="00326EB7">
              <w:rPr>
                <w:noProof/>
                <w:webHidden/>
              </w:rPr>
              <w:fldChar w:fldCharType="begin"/>
            </w:r>
            <w:r w:rsidR="00326EB7">
              <w:rPr>
                <w:noProof/>
                <w:webHidden/>
              </w:rPr>
              <w:instrText xml:space="preserve"> PAGEREF _Toc364441626 \h </w:instrText>
            </w:r>
            <w:r w:rsidR="00326EB7">
              <w:rPr>
                <w:noProof/>
                <w:webHidden/>
              </w:rPr>
            </w:r>
            <w:r w:rsidR="00326EB7">
              <w:rPr>
                <w:noProof/>
                <w:webHidden/>
              </w:rPr>
              <w:fldChar w:fldCharType="separate"/>
            </w:r>
            <w:r w:rsidR="005C4974">
              <w:rPr>
                <w:noProof/>
                <w:webHidden/>
              </w:rPr>
              <w:t>7</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27" w:history="1">
            <w:r w:rsidR="00326EB7" w:rsidRPr="0093113B">
              <w:rPr>
                <w:rStyle w:val="Hiperpovezava"/>
                <w:noProof/>
                <w:lang w:val="en-US"/>
              </w:rPr>
              <w:t>“Stop R Server” button</w:t>
            </w:r>
            <w:r w:rsidR="00326EB7">
              <w:rPr>
                <w:noProof/>
                <w:webHidden/>
              </w:rPr>
              <w:tab/>
            </w:r>
            <w:r w:rsidR="00326EB7">
              <w:rPr>
                <w:noProof/>
                <w:webHidden/>
              </w:rPr>
              <w:fldChar w:fldCharType="begin"/>
            </w:r>
            <w:r w:rsidR="00326EB7">
              <w:rPr>
                <w:noProof/>
                <w:webHidden/>
              </w:rPr>
              <w:instrText xml:space="preserve"> PAGEREF _Toc364441627 \h </w:instrText>
            </w:r>
            <w:r w:rsidR="00326EB7">
              <w:rPr>
                <w:noProof/>
                <w:webHidden/>
              </w:rPr>
            </w:r>
            <w:r w:rsidR="00326EB7">
              <w:rPr>
                <w:noProof/>
                <w:webHidden/>
              </w:rPr>
              <w:fldChar w:fldCharType="separate"/>
            </w:r>
            <w:r w:rsidR="005C4974">
              <w:rPr>
                <w:noProof/>
                <w:webHidden/>
              </w:rPr>
              <w:t>7</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28" w:history="1">
            <w:r w:rsidR="00326EB7" w:rsidRPr="0093113B">
              <w:rPr>
                <w:rStyle w:val="Hiperpovezava"/>
                <w:noProof/>
                <w:lang w:val="en-US"/>
              </w:rPr>
              <w:t>“Update medplot R package” button</w:t>
            </w:r>
            <w:r w:rsidR="00326EB7">
              <w:rPr>
                <w:noProof/>
                <w:webHidden/>
              </w:rPr>
              <w:tab/>
            </w:r>
            <w:r w:rsidR="00326EB7">
              <w:rPr>
                <w:noProof/>
                <w:webHidden/>
              </w:rPr>
              <w:fldChar w:fldCharType="begin"/>
            </w:r>
            <w:r w:rsidR="00326EB7">
              <w:rPr>
                <w:noProof/>
                <w:webHidden/>
              </w:rPr>
              <w:instrText xml:space="preserve"> PAGEREF _Toc364441628 \h </w:instrText>
            </w:r>
            <w:r w:rsidR="00326EB7">
              <w:rPr>
                <w:noProof/>
                <w:webHidden/>
              </w:rPr>
            </w:r>
            <w:r w:rsidR="00326EB7">
              <w:rPr>
                <w:noProof/>
                <w:webHidden/>
              </w:rPr>
              <w:fldChar w:fldCharType="separate"/>
            </w:r>
            <w:r w:rsidR="005C4974">
              <w:rPr>
                <w:noProof/>
                <w:webHidden/>
              </w:rPr>
              <w:t>8</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29" w:history="1">
            <w:r w:rsidR="00326EB7" w:rsidRPr="0093113B">
              <w:rPr>
                <w:rStyle w:val="Hiperpovezava"/>
                <w:noProof/>
                <w:lang w:val="en-US"/>
              </w:rPr>
              <w:t>Protected cells and sheets</w:t>
            </w:r>
            <w:r w:rsidR="00326EB7">
              <w:rPr>
                <w:noProof/>
                <w:webHidden/>
              </w:rPr>
              <w:tab/>
            </w:r>
            <w:r w:rsidR="00326EB7">
              <w:rPr>
                <w:noProof/>
                <w:webHidden/>
              </w:rPr>
              <w:fldChar w:fldCharType="begin"/>
            </w:r>
            <w:r w:rsidR="00326EB7">
              <w:rPr>
                <w:noProof/>
                <w:webHidden/>
              </w:rPr>
              <w:instrText xml:space="preserve"> PAGEREF _Toc364441629 \h </w:instrText>
            </w:r>
            <w:r w:rsidR="00326EB7">
              <w:rPr>
                <w:noProof/>
                <w:webHidden/>
              </w:rPr>
            </w:r>
            <w:r w:rsidR="00326EB7">
              <w:rPr>
                <w:noProof/>
                <w:webHidden/>
              </w:rPr>
              <w:fldChar w:fldCharType="separate"/>
            </w:r>
            <w:r w:rsidR="005C4974">
              <w:rPr>
                <w:noProof/>
                <w:webHidden/>
              </w:rPr>
              <w:t>8</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0" w:history="1">
            <w:r w:rsidR="00326EB7" w:rsidRPr="0093113B">
              <w:rPr>
                <w:rStyle w:val="Hiperpovezava"/>
                <w:noProof/>
                <w:lang w:val="en-US"/>
              </w:rPr>
              <w:t>Closing the Excel file</w:t>
            </w:r>
            <w:r w:rsidR="00326EB7">
              <w:rPr>
                <w:noProof/>
                <w:webHidden/>
              </w:rPr>
              <w:tab/>
            </w:r>
            <w:r w:rsidR="00326EB7">
              <w:rPr>
                <w:noProof/>
                <w:webHidden/>
              </w:rPr>
              <w:fldChar w:fldCharType="begin"/>
            </w:r>
            <w:r w:rsidR="00326EB7">
              <w:rPr>
                <w:noProof/>
                <w:webHidden/>
              </w:rPr>
              <w:instrText xml:space="preserve"> PAGEREF _Toc364441630 \h </w:instrText>
            </w:r>
            <w:r w:rsidR="00326EB7">
              <w:rPr>
                <w:noProof/>
                <w:webHidden/>
              </w:rPr>
            </w:r>
            <w:r w:rsidR="00326EB7">
              <w:rPr>
                <w:noProof/>
                <w:webHidden/>
              </w:rPr>
              <w:fldChar w:fldCharType="separate"/>
            </w:r>
            <w:r w:rsidR="005C4974">
              <w:rPr>
                <w:noProof/>
                <w:webHidden/>
              </w:rPr>
              <w:t>8</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31" w:history="1">
            <w:r w:rsidR="00326EB7" w:rsidRPr="0093113B">
              <w:rPr>
                <w:rStyle w:val="Hiperpovezava"/>
                <w:noProof/>
                <w:lang w:val="en-US"/>
              </w:rPr>
              <w:t>PlotSymptoms.xlsm spreadsheet usage instructions</w:t>
            </w:r>
            <w:r w:rsidR="00326EB7">
              <w:rPr>
                <w:noProof/>
                <w:webHidden/>
              </w:rPr>
              <w:tab/>
            </w:r>
            <w:r w:rsidR="00326EB7">
              <w:rPr>
                <w:noProof/>
                <w:webHidden/>
              </w:rPr>
              <w:fldChar w:fldCharType="begin"/>
            </w:r>
            <w:r w:rsidR="00326EB7">
              <w:rPr>
                <w:noProof/>
                <w:webHidden/>
              </w:rPr>
              <w:instrText xml:space="preserve"> PAGEREF _Toc364441631 \h </w:instrText>
            </w:r>
            <w:r w:rsidR="00326EB7">
              <w:rPr>
                <w:noProof/>
                <w:webHidden/>
              </w:rPr>
            </w:r>
            <w:r w:rsidR="00326EB7">
              <w:rPr>
                <w:noProof/>
                <w:webHidden/>
              </w:rPr>
              <w:fldChar w:fldCharType="separate"/>
            </w:r>
            <w:r w:rsidR="005C4974">
              <w:rPr>
                <w:noProof/>
                <w:webHidden/>
              </w:rPr>
              <w:t>9</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2" w:history="1">
            <w:r w:rsidR="00326EB7" w:rsidRPr="0093113B">
              <w:rPr>
                <w:rStyle w:val="Hiperpovezava"/>
                <w:noProof/>
                <w:lang w:val="en-US"/>
              </w:rPr>
              <w:t>“SETTINGS” sheet</w:t>
            </w:r>
            <w:r w:rsidR="00326EB7">
              <w:rPr>
                <w:noProof/>
                <w:webHidden/>
              </w:rPr>
              <w:tab/>
            </w:r>
            <w:r w:rsidR="00326EB7">
              <w:rPr>
                <w:noProof/>
                <w:webHidden/>
              </w:rPr>
              <w:fldChar w:fldCharType="begin"/>
            </w:r>
            <w:r w:rsidR="00326EB7">
              <w:rPr>
                <w:noProof/>
                <w:webHidden/>
              </w:rPr>
              <w:instrText xml:space="preserve"> PAGEREF _Toc364441632 \h </w:instrText>
            </w:r>
            <w:r w:rsidR="00326EB7">
              <w:rPr>
                <w:noProof/>
                <w:webHidden/>
              </w:rPr>
            </w:r>
            <w:r w:rsidR="00326EB7">
              <w:rPr>
                <w:noProof/>
                <w:webHidden/>
              </w:rPr>
              <w:fldChar w:fldCharType="separate"/>
            </w:r>
            <w:r w:rsidR="005C4974">
              <w:rPr>
                <w:noProof/>
                <w:webHidden/>
              </w:rPr>
              <w:t>9</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3" w:history="1">
            <w:r w:rsidR="00326EB7" w:rsidRPr="0093113B">
              <w:rPr>
                <w:rStyle w:val="Hiperpovezava"/>
                <w:noProof/>
                <w:lang w:val="en-US"/>
              </w:rPr>
              <w:t>“PATIENTS” sheet</w:t>
            </w:r>
            <w:r w:rsidR="00326EB7">
              <w:rPr>
                <w:noProof/>
                <w:webHidden/>
              </w:rPr>
              <w:tab/>
            </w:r>
            <w:r w:rsidR="00326EB7">
              <w:rPr>
                <w:noProof/>
                <w:webHidden/>
              </w:rPr>
              <w:fldChar w:fldCharType="begin"/>
            </w:r>
            <w:r w:rsidR="00326EB7">
              <w:rPr>
                <w:noProof/>
                <w:webHidden/>
              </w:rPr>
              <w:instrText xml:space="preserve"> PAGEREF _Toc364441633 \h </w:instrText>
            </w:r>
            <w:r w:rsidR="00326EB7">
              <w:rPr>
                <w:noProof/>
                <w:webHidden/>
              </w:rPr>
            </w:r>
            <w:r w:rsidR="00326EB7">
              <w:rPr>
                <w:noProof/>
                <w:webHidden/>
              </w:rPr>
              <w:fldChar w:fldCharType="separate"/>
            </w:r>
            <w:r w:rsidR="005C4974">
              <w:rPr>
                <w:noProof/>
                <w:webHidden/>
              </w:rPr>
              <w:t>9</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4" w:history="1">
            <w:r w:rsidR="00326EB7" w:rsidRPr="0093113B">
              <w:rPr>
                <w:rStyle w:val="Hiperpovezava"/>
                <w:noProof/>
                <w:lang w:val="en-US"/>
              </w:rPr>
              <w:t>“DATA” sheet</w:t>
            </w:r>
            <w:r w:rsidR="00326EB7">
              <w:rPr>
                <w:noProof/>
                <w:webHidden/>
              </w:rPr>
              <w:tab/>
            </w:r>
            <w:r w:rsidR="00326EB7">
              <w:rPr>
                <w:noProof/>
                <w:webHidden/>
              </w:rPr>
              <w:fldChar w:fldCharType="begin"/>
            </w:r>
            <w:r w:rsidR="00326EB7">
              <w:rPr>
                <w:noProof/>
                <w:webHidden/>
              </w:rPr>
              <w:instrText xml:space="preserve"> PAGEREF _Toc364441634 \h </w:instrText>
            </w:r>
            <w:r w:rsidR="00326EB7">
              <w:rPr>
                <w:noProof/>
                <w:webHidden/>
              </w:rPr>
            </w:r>
            <w:r w:rsidR="00326EB7">
              <w:rPr>
                <w:noProof/>
                <w:webHidden/>
              </w:rPr>
              <w:fldChar w:fldCharType="separate"/>
            </w:r>
            <w:r w:rsidR="005C4974">
              <w:rPr>
                <w:noProof/>
                <w:webHidden/>
              </w:rPr>
              <w:t>10</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5" w:history="1">
            <w:r w:rsidR="00326EB7" w:rsidRPr="0093113B">
              <w:rPr>
                <w:rStyle w:val="Hiperpovezava"/>
                <w:noProof/>
                <w:lang w:val="en-US"/>
              </w:rPr>
              <w:t>“ERRORS” sheet</w:t>
            </w:r>
            <w:r w:rsidR="00326EB7">
              <w:rPr>
                <w:noProof/>
                <w:webHidden/>
              </w:rPr>
              <w:tab/>
            </w:r>
            <w:r w:rsidR="00326EB7">
              <w:rPr>
                <w:noProof/>
                <w:webHidden/>
              </w:rPr>
              <w:fldChar w:fldCharType="begin"/>
            </w:r>
            <w:r w:rsidR="00326EB7">
              <w:rPr>
                <w:noProof/>
                <w:webHidden/>
              </w:rPr>
              <w:instrText xml:space="preserve"> PAGEREF _Toc364441635 \h </w:instrText>
            </w:r>
            <w:r w:rsidR="00326EB7">
              <w:rPr>
                <w:noProof/>
                <w:webHidden/>
              </w:rPr>
            </w:r>
            <w:r w:rsidR="00326EB7">
              <w:rPr>
                <w:noProof/>
                <w:webHidden/>
              </w:rPr>
              <w:fldChar w:fldCharType="separate"/>
            </w:r>
            <w:r w:rsidR="005C4974">
              <w:rPr>
                <w:noProof/>
                <w:webHidden/>
              </w:rPr>
              <w:t>10</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6" w:history="1">
            <w:r w:rsidR="00326EB7" w:rsidRPr="0093113B">
              <w:rPr>
                <w:rStyle w:val="Hiperpovezava"/>
                <w:noProof/>
                <w:lang w:val="en-US"/>
              </w:rPr>
              <w:t>Running the plotting function</w:t>
            </w:r>
            <w:r w:rsidR="00326EB7">
              <w:rPr>
                <w:noProof/>
                <w:webHidden/>
              </w:rPr>
              <w:tab/>
            </w:r>
            <w:r w:rsidR="00326EB7">
              <w:rPr>
                <w:noProof/>
                <w:webHidden/>
              </w:rPr>
              <w:fldChar w:fldCharType="begin"/>
            </w:r>
            <w:r w:rsidR="00326EB7">
              <w:rPr>
                <w:noProof/>
                <w:webHidden/>
              </w:rPr>
              <w:instrText xml:space="preserve"> PAGEREF _Toc364441636 \h </w:instrText>
            </w:r>
            <w:r w:rsidR="00326EB7">
              <w:rPr>
                <w:noProof/>
                <w:webHidden/>
              </w:rPr>
            </w:r>
            <w:r w:rsidR="00326EB7">
              <w:rPr>
                <w:noProof/>
                <w:webHidden/>
              </w:rPr>
              <w:fldChar w:fldCharType="separate"/>
            </w:r>
            <w:r w:rsidR="005C4974">
              <w:rPr>
                <w:noProof/>
                <w:webHidden/>
              </w:rPr>
              <w:t>10</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37" w:history="1">
            <w:r w:rsidR="00326EB7" w:rsidRPr="0093113B">
              <w:rPr>
                <w:rStyle w:val="Hiperpovezava"/>
                <w:noProof/>
                <w:lang w:val="en-US"/>
              </w:rPr>
              <w:t>PlotTests.xlsm spreadsheet usage instructions</w:t>
            </w:r>
            <w:r w:rsidR="00326EB7">
              <w:rPr>
                <w:noProof/>
                <w:webHidden/>
              </w:rPr>
              <w:tab/>
            </w:r>
            <w:r w:rsidR="00326EB7">
              <w:rPr>
                <w:noProof/>
                <w:webHidden/>
              </w:rPr>
              <w:fldChar w:fldCharType="begin"/>
            </w:r>
            <w:r w:rsidR="00326EB7">
              <w:rPr>
                <w:noProof/>
                <w:webHidden/>
              </w:rPr>
              <w:instrText xml:space="preserve"> PAGEREF _Toc364441637 \h </w:instrText>
            </w:r>
            <w:r w:rsidR="00326EB7">
              <w:rPr>
                <w:noProof/>
                <w:webHidden/>
              </w:rPr>
            </w:r>
            <w:r w:rsidR="00326EB7">
              <w:rPr>
                <w:noProof/>
                <w:webHidden/>
              </w:rPr>
              <w:fldChar w:fldCharType="separate"/>
            </w:r>
            <w:r w:rsidR="005C4974">
              <w:rPr>
                <w:noProof/>
                <w:webHidden/>
              </w:rPr>
              <w:t>12</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8" w:history="1">
            <w:r w:rsidR="00326EB7" w:rsidRPr="0093113B">
              <w:rPr>
                <w:rStyle w:val="Hiperpovezava"/>
                <w:noProof/>
                <w:lang w:val="en-US"/>
              </w:rPr>
              <w:t>“SETTINGS sheet</w:t>
            </w:r>
            <w:r w:rsidR="00326EB7">
              <w:rPr>
                <w:noProof/>
                <w:webHidden/>
              </w:rPr>
              <w:tab/>
            </w:r>
            <w:r w:rsidR="00326EB7">
              <w:rPr>
                <w:noProof/>
                <w:webHidden/>
              </w:rPr>
              <w:fldChar w:fldCharType="begin"/>
            </w:r>
            <w:r w:rsidR="00326EB7">
              <w:rPr>
                <w:noProof/>
                <w:webHidden/>
              </w:rPr>
              <w:instrText xml:space="preserve"> PAGEREF _Toc364441638 \h </w:instrText>
            </w:r>
            <w:r w:rsidR="00326EB7">
              <w:rPr>
                <w:noProof/>
                <w:webHidden/>
              </w:rPr>
            </w:r>
            <w:r w:rsidR="00326EB7">
              <w:rPr>
                <w:noProof/>
                <w:webHidden/>
              </w:rPr>
              <w:fldChar w:fldCharType="separate"/>
            </w:r>
            <w:r w:rsidR="005C4974">
              <w:rPr>
                <w:noProof/>
                <w:webHidden/>
              </w:rPr>
              <w:t>12</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39" w:history="1">
            <w:r w:rsidR="00326EB7" w:rsidRPr="0093113B">
              <w:rPr>
                <w:rStyle w:val="Hiperpovezava"/>
                <w:noProof/>
                <w:lang w:val="en-US"/>
              </w:rPr>
              <w:t>“PARAMETERS” sheet</w:t>
            </w:r>
            <w:r w:rsidR="00326EB7">
              <w:rPr>
                <w:noProof/>
                <w:webHidden/>
              </w:rPr>
              <w:tab/>
            </w:r>
            <w:r w:rsidR="00326EB7">
              <w:rPr>
                <w:noProof/>
                <w:webHidden/>
              </w:rPr>
              <w:fldChar w:fldCharType="begin"/>
            </w:r>
            <w:r w:rsidR="00326EB7">
              <w:rPr>
                <w:noProof/>
                <w:webHidden/>
              </w:rPr>
              <w:instrText xml:space="preserve"> PAGEREF _Toc364441639 \h </w:instrText>
            </w:r>
            <w:r w:rsidR="00326EB7">
              <w:rPr>
                <w:noProof/>
                <w:webHidden/>
              </w:rPr>
            </w:r>
            <w:r w:rsidR="00326EB7">
              <w:rPr>
                <w:noProof/>
                <w:webHidden/>
              </w:rPr>
              <w:fldChar w:fldCharType="separate"/>
            </w:r>
            <w:r w:rsidR="005C4974">
              <w:rPr>
                <w:noProof/>
                <w:webHidden/>
              </w:rPr>
              <w:t>13</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40" w:history="1">
            <w:r w:rsidR="00326EB7" w:rsidRPr="0093113B">
              <w:rPr>
                <w:rStyle w:val="Hiperpovezava"/>
                <w:noProof/>
                <w:lang w:val="en-US"/>
              </w:rPr>
              <w:t>“DATA” sheet</w:t>
            </w:r>
            <w:r w:rsidR="00326EB7">
              <w:rPr>
                <w:noProof/>
                <w:webHidden/>
              </w:rPr>
              <w:tab/>
            </w:r>
            <w:r w:rsidR="00326EB7">
              <w:rPr>
                <w:noProof/>
                <w:webHidden/>
              </w:rPr>
              <w:fldChar w:fldCharType="begin"/>
            </w:r>
            <w:r w:rsidR="00326EB7">
              <w:rPr>
                <w:noProof/>
                <w:webHidden/>
              </w:rPr>
              <w:instrText xml:space="preserve"> PAGEREF _Toc364441640 \h </w:instrText>
            </w:r>
            <w:r w:rsidR="00326EB7">
              <w:rPr>
                <w:noProof/>
                <w:webHidden/>
              </w:rPr>
            </w:r>
            <w:r w:rsidR="00326EB7">
              <w:rPr>
                <w:noProof/>
                <w:webHidden/>
              </w:rPr>
              <w:fldChar w:fldCharType="separate"/>
            </w:r>
            <w:r w:rsidR="005C4974">
              <w:rPr>
                <w:noProof/>
                <w:webHidden/>
              </w:rPr>
              <w:t>13</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41" w:history="1">
            <w:r w:rsidR="00326EB7" w:rsidRPr="0093113B">
              <w:rPr>
                <w:rStyle w:val="Hiperpovezava"/>
                <w:noProof/>
                <w:lang w:val="en-US"/>
              </w:rPr>
              <w:t>“ERRORS” sheet</w:t>
            </w:r>
            <w:r w:rsidR="00326EB7">
              <w:rPr>
                <w:noProof/>
                <w:webHidden/>
              </w:rPr>
              <w:tab/>
            </w:r>
            <w:r w:rsidR="00326EB7">
              <w:rPr>
                <w:noProof/>
                <w:webHidden/>
              </w:rPr>
              <w:fldChar w:fldCharType="begin"/>
            </w:r>
            <w:r w:rsidR="00326EB7">
              <w:rPr>
                <w:noProof/>
                <w:webHidden/>
              </w:rPr>
              <w:instrText xml:space="preserve"> PAGEREF _Toc364441641 \h </w:instrText>
            </w:r>
            <w:r w:rsidR="00326EB7">
              <w:rPr>
                <w:noProof/>
                <w:webHidden/>
              </w:rPr>
            </w:r>
            <w:r w:rsidR="00326EB7">
              <w:rPr>
                <w:noProof/>
                <w:webHidden/>
              </w:rPr>
              <w:fldChar w:fldCharType="separate"/>
            </w:r>
            <w:r w:rsidR="005C4974">
              <w:rPr>
                <w:noProof/>
                <w:webHidden/>
              </w:rPr>
              <w:t>14</w:t>
            </w:r>
            <w:r w:rsidR="00326EB7">
              <w:rPr>
                <w:noProof/>
                <w:webHidden/>
              </w:rPr>
              <w:fldChar w:fldCharType="end"/>
            </w:r>
          </w:hyperlink>
        </w:p>
        <w:p w:rsidR="00326EB7" w:rsidRDefault="009A33F4">
          <w:pPr>
            <w:pStyle w:val="Kazalovsebine3"/>
            <w:tabs>
              <w:tab w:val="right" w:leader="dot" w:pos="9062"/>
            </w:tabs>
            <w:rPr>
              <w:rFonts w:eastAsiaTheme="minorEastAsia"/>
              <w:noProof/>
              <w:lang w:eastAsia="sl-SI"/>
            </w:rPr>
          </w:pPr>
          <w:hyperlink w:anchor="_Toc364441642" w:history="1">
            <w:r w:rsidR="00326EB7" w:rsidRPr="0093113B">
              <w:rPr>
                <w:rStyle w:val="Hiperpovezava"/>
                <w:noProof/>
                <w:lang w:val="en-US"/>
              </w:rPr>
              <w:t>Running the plotting function</w:t>
            </w:r>
            <w:r w:rsidR="00326EB7">
              <w:rPr>
                <w:noProof/>
                <w:webHidden/>
              </w:rPr>
              <w:tab/>
            </w:r>
            <w:r w:rsidR="00326EB7">
              <w:rPr>
                <w:noProof/>
                <w:webHidden/>
              </w:rPr>
              <w:fldChar w:fldCharType="begin"/>
            </w:r>
            <w:r w:rsidR="00326EB7">
              <w:rPr>
                <w:noProof/>
                <w:webHidden/>
              </w:rPr>
              <w:instrText xml:space="preserve"> PAGEREF _Toc364441642 \h </w:instrText>
            </w:r>
            <w:r w:rsidR="00326EB7">
              <w:rPr>
                <w:noProof/>
                <w:webHidden/>
              </w:rPr>
            </w:r>
            <w:r w:rsidR="00326EB7">
              <w:rPr>
                <w:noProof/>
                <w:webHidden/>
              </w:rPr>
              <w:fldChar w:fldCharType="separate"/>
            </w:r>
            <w:r w:rsidR="005C4974">
              <w:rPr>
                <w:noProof/>
                <w:webHidden/>
              </w:rPr>
              <w:t>14</w:t>
            </w:r>
            <w:r w:rsidR="00326EB7">
              <w:rPr>
                <w:noProof/>
                <w:webHidden/>
              </w:rPr>
              <w:fldChar w:fldCharType="end"/>
            </w:r>
          </w:hyperlink>
        </w:p>
        <w:p w:rsidR="00326EB7" w:rsidRDefault="009A33F4">
          <w:pPr>
            <w:pStyle w:val="Kazalovsebine2"/>
            <w:tabs>
              <w:tab w:val="right" w:leader="dot" w:pos="9062"/>
            </w:tabs>
            <w:rPr>
              <w:rFonts w:eastAsiaTheme="minorEastAsia"/>
              <w:noProof/>
              <w:lang w:eastAsia="sl-SI"/>
            </w:rPr>
          </w:pPr>
          <w:hyperlink w:anchor="_Toc364441643" w:history="1">
            <w:r w:rsidR="00326EB7" w:rsidRPr="0093113B">
              <w:rPr>
                <w:rStyle w:val="Hiperpovezava"/>
                <w:noProof/>
                <w:lang w:val="en-US"/>
              </w:rPr>
              <w:t>Bibliography</w:t>
            </w:r>
            <w:r w:rsidR="00326EB7">
              <w:rPr>
                <w:noProof/>
                <w:webHidden/>
              </w:rPr>
              <w:tab/>
            </w:r>
            <w:r w:rsidR="00326EB7">
              <w:rPr>
                <w:noProof/>
                <w:webHidden/>
              </w:rPr>
              <w:fldChar w:fldCharType="begin"/>
            </w:r>
            <w:r w:rsidR="00326EB7">
              <w:rPr>
                <w:noProof/>
                <w:webHidden/>
              </w:rPr>
              <w:instrText xml:space="preserve"> PAGEREF _Toc364441643 \h </w:instrText>
            </w:r>
            <w:r w:rsidR="00326EB7">
              <w:rPr>
                <w:noProof/>
                <w:webHidden/>
              </w:rPr>
            </w:r>
            <w:r w:rsidR="00326EB7">
              <w:rPr>
                <w:noProof/>
                <w:webHidden/>
              </w:rPr>
              <w:fldChar w:fldCharType="separate"/>
            </w:r>
            <w:r w:rsidR="005C4974">
              <w:rPr>
                <w:noProof/>
                <w:webHidden/>
              </w:rPr>
              <w:t>16</w:t>
            </w:r>
            <w:r w:rsidR="00326EB7">
              <w:rPr>
                <w:noProof/>
                <w:webHidden/>
              </w:rPr>
              <w:fldChar w:fldCharType="end"/>
            </w:r>
          </w:hyperlink>
        </w:p>
        <w:p w:rsidR="0030573C" w:rsidRPr="00314966" w:rsidRDefault="0030573C">
          <w:pPr>
            <w:rPr>
              <w:lang w:val="en-US"/>
            </w:rPr>
          </w:pPr>
          <w:r w:rsidRPr="00314966">
            <w:rPr>
              <w:b/>
              <w:bCs/>
              <w:noProof/>
              <w:lang w:val="en-US"/>
            </w:rPr>
            <w:fldChar w:fldCharType="end"/>
          </w:r>
        </w:p>
      </w:sdtContent>
    </w:sdt>
    <w:p w:rsidR="00314966" w:rsidRPr="00314966" w:rsidRDefault="00314966">
      <w:pPr>
        <w:rPr>
          <w:rFonts w:asciiTheme="majorHAnsi" w:eastAsiaTheme="majorEastAsia" w:hAnsiTheme="majorHAnsi" w:cstheme="majorBidi"/>
          <w:b/>
          <w:bCs/>
          <w:color w:val="365F91" w:themeColor="accent1" w:themeShade="BF"/>
          <w:sz w:val="28"/>
          <w:szCs w:val="28"/>
          <w:lang w:val="en-US"/>
        </w:rPr>
      </w:pPr>
      <w:r w:rsidRPr="00314966">
        <w:rPr>
          <w:lang w:val="en-US"/>
        </w:rPr>
        <w:br w:type="page"/>
      </w:r>
    </w:p>
    <w:p w:rsidR="0030573C" w:rsidRPr="00314966" w:rsidRDefault="0030573C" w:rsidP="0030573C">
      <w:pPr>
        <w:pStyle w:val="Naslov1"/>
        <w:rPr>
          <w:lang w:val="en-US"/>
        </w:rPr>
      </w:pPr>
      <w:bookmarkStart w:id="0" w:name="_Toc364441621"/>
      <w:r w:rsidRPr="00314966">
        <w:rPr>
          <w:lang w:val="en-US"/>
        </w:rPr>
        <w:lastRenderedPageBreak/>
        <w:t xml:space="preserve">Package </w:t>
      </w:r>
      <w:r w:rsidRPr="00314966">
        <w:rPr>
          <w:rFonts w:ascii="Courier New" w:hAnsi="Courier New" w:cs="Courier New"/>
          <w:lang w:val="en-US"/>
        </w:rPr>
        <w:t>medplot</w:t>
      </w:r>
      <w:r w:rsidRPr="00314966">
        <w:rPr>
          <w:lang w:val="en-US"/>
        </w:rPr>
        <w:t xml:space="preserve"> installation instructions</w:t>
      </w:r>
      <w:bookmarkEnd w:id="0"/>
    </w:p>
    <w:p w:rsidR="0030573C" w:rsidRPr="00314966" w:rsidRDefault="0030573C" w:rsidP="0030573C">
      <w:pPr>
        <w:rPr>
          <w:lang w:val="en-US"/>
        </w:rPr>
      </w:pPr>
      <w:r w:rsidRPr="00314966">
        <w:rPr>
          <w:lang w:val="en-US"/>
        </w:rPr>
        <w:t xml:space="preserve">We will describe </w:t>
      </w:r>
      <w:r w:rsidR="00070A6E" w:rsidRPr="00314966">
        <w:rPr>
          <w:lang w:val="en-US"/>
        </w:rPr>
        <w:t>a typical installation of</w:t>
      </w:r>
      <w:r w:rsidRPr="00314966">
        <w:rPr>
          <w:lang w:val="en-US"/>
        </w:rPr>
        <w:t xml:space="preserve"> the </w:t>
      </w:r>
      <w:r w:rsidRPr="00314966">
        <w:rPr>
          <w:i/>
          <w:lang w:val="en-US"/>
        </w:rPr>
        <w:t>medplot</w:t>
      </w:r>
      <w:r w:rsidRPr="00314966">
        <w:rPr>
          <w:lang w:val="en-US"/>
        </w:rPr>
        <w:t xml:space="preserve"> package. </w:t>
      </w:r>
      <w:del w:id="1" w:author="Črt Ahlin" w:date="2013-09-20T11:51:00Z">
        <w:r w:rsidR="00070A6E" w:rsidRPr="00314966" w:rsidDel="00DB349E">
          <w:rPr>
            <w:lang w:val="en-US"/>
          </w:rPr>
          <w:delText>We hope it will work for you, as there seem to be some differences depending on which version of Excel you are using (2003, 2007, 2010).</w:delText>
        </w:r>
      </w:del>
    </w:p>
    <w:p w:rsidR="002D085F" w:rsidRPr="00314966" w:rsidRDefault="002D085F" w:rsidP="002D085F">
      <w:pPr>
        <w:pStyle w:val="Naslov2"/>
        <w:rPr>
          <w:lang w:val="en-US"/>
        </w:rPr>
      </w:pPr>
      <w:bookmarkStart w:id="2" w:name="_Toc364441622"/>
      <w:r w:rsidRPr="00314966">
        <w:rPr>
          <w:lang w:val="en-US"/>
        </w:rPr>
        <w:t>Prerequisites</w:t>
      </w:r>
      <w:del w:id="3" w:author="Črt Ahlin" w:date="2013-09-20T11:51:00Z">
        <w:r w:rsidRPr="00314966" w:rsidDel="00DB349E">
          <w:rPr>
            <w:lang w:val="en-US"/>
          </w:rPr>
          <w:delText>:</w:delText>
        </w:r>
      </w:del>
      <w:bookmarkEnd w:id="2"/>
    </w:p>
    <w:p w:rsidR="002D085F" w:rsidRDefault="002D085F" w:rsidP="00AA60A2">
      <w:pPr>
        <w:pStyle w:val="Odstavekseznama"/>
        <w:numPr>
          <w:ilvl w:val="0"/>
          <w:numId w:val="1"/>
        </w:numPr>
        <w:rPr>
          <w:ins w:id="4" w:author="Črt Ahlin" w:date="2013-09-20T11:52:00Z"/>
          <w:lang w:val="en-US"/>
        </w:rPr>
      </w:pPr>
      <w:r w:rsidRPr="00314966">
        <w:rPr>
          <w:lang w:val="en-US"/>
        </w:rPr>
        <w:t>MS Excel</w:t>
      </w:r>
      <w:del w:id="5" w:author="Črt Ahlin" w:date="2013-09-20T11:51:00Z">
        <w:r w:rsidRPr="00314966" w:rsidDel="00DB349E">
          <w:rPr>
            <w:lang w:val="en-US"/>
          </w:rPr>
          <w:delText>, 32 bit version, (versions 2003, 2007, 2010 should be supported; 64 bit versions are NOT supported)</w:delText>
        </w:r>
      </w:del>
    </w:p>
    <w:p w:rsidR="00DB349E" w:rsidRPr="00314966" w:rsidRDefault="00DB349E" w:rsidP="00AA60A2">
      <w:pPr>
        <w:pStyle w:val="Odstavekseznama"/>
        <w:numPr>
          <w:ilvl w:val="0"/>
          <w:numId w:val="1"/>
        </w:numPr>
        <w:rPr>
          <w:lang w:val="en-US"/>
        </w:rPr>
      </w:pPr>
      <w:ins w:id="6" w:author="Črt Ahlin" w:date="2013-09-20T11:52:00Z">
        <w:r>
          <w:rPr>
            <w:lang w:val="en-US"/>
          </w:rPr>
          <w:t>R statistical environment (installed either locally or on a server)</w:t>
        </w:r>
      </w:ins>
    </w:p>
    <w:p w:rsidR="00AA60A2" w:rsidRPr="00314966" w:rsidRDefault="00AA60A2" w:rsidP="00AA60A2">
      <w:pPr>
        <w:pStyle w:val="Odstavekseznama"/>
        <w:numPr>
          <w:ilvl w:val="0"/>
          <w:numId w:val="1"/>
        </w:numPr>
        <w:rPr>
          <w:lang w:val="en-US"/>
        </w:rPr>
      </w:pPr>
      <w:r w:rsidRPr="00314966">
        <w:rPr>
          <w:lang w:val="en-US"/>
        </w:rPr>
        <w:t>a working internet connection</w:t>
      </w:r>
    </w:p>
    <w:p w:rsidR="002D085F" w:rsidRPr="00314966" w:rsidDel="00DB349E" w:rsidRDefault="00070A6E" w:rsidP="00AA60A2">
      <w:pPr>
        <w:pStyle w:val="Naslov2"/>
        <w:rPr>
          <w:del w:id="7" w:author="Črt Ahlin" w:date="2013-09-20T11:51:00Z"/>
          <w:lang w:val="en-US"/>
        </w:rPr>
      </w:pPr>
      <w:bookmarkStart w:id="8" w:name="_Toc364441623"/>
      <w:del w:id="9" w:author="Črt Ahlin" w:date="2013-09-20T11:51:00Z">
        <w:r w:rsidRPr="00314966" w:rsidDel="00DB349E">
          <w:rPr>
            <w:lang w:val="en-US"/>
          </w:rPr>
          <w:delText>RAndFriends</w:delText>
        </w:r>
        <w:r w:rsidR="002D085F" w:rsidRPr="00314966" w:rsidDel="00DB349E">
          <w:rPr>
            <w:lang w:val="en-US"/>
          </w:rPr>
          <w:delText xml:space="preserve"> installation</w:delText>
        </w:r>
        <w:bookmarkEnd w:id="8"/>
      </w:del>
    </w:p>
    <w:p w:rsidR="003823C5" w:rsidRPr="00314966" w:rsidDel="00DB349E" w:rsidRDefault="00AA60A2" w:rsidP="00281FD7">
      <w:pPr>
        <w:rPr>
          <w:del w:id="10" w:author="Črt Ahlin" w:date="2013-09-20T11:51:00Z"/>
          <w:lang w:val="en-US"/>
        </w:rPr>
      </w:pPr>
      <w:del w:id="11" w:author="Črt Ahlin" w:date="2013-09-20T11:51:00Z">
        <w:r w:rsidRPr="00314966" w:rsidDel="00DB349E">
          <w:rPr>
            <w:lang w:val="en-US"/>
          </w:rPr>
          <w:delText>Navigate</w:delText>
        </w:r>
        <w:r w:rsidR="002D085F" w:rsidRPr="00314966" w:rsidDel="00DB349E">
          <w:rPr>
            <w:lang w:val="en-US"/>
          </w:rPr>
          <w:delText xml:space="preserve"> to </w:delText>
        </w:r>
        <w:r w:rsidR="00AA43DA" w:rsidDel="00DB349E">
          <w:fldChar w:fldCharType="begin"/>
        </w:r>
        <w:r w:rsidR="00AA43DA" w:rsidDel="00DB349E">
          <w:delInstrText xml:space="preserve"> HYPERLINK "http://rcom.univie.ac.at/download.html" </w:delInstrText>
        </w:r>
        <w:r w:rsidR="00AA43DA" w:rsidDel="00DB349E">
          <w:fldChar w:fldCharType="separate"/>
        </w:r>
        <w:r w:rsidR="002D085F" w:rsidRPr="00314966" w:rsidDel="00DB349E">
          <w:rPr>
            <w:rStyle w:val="Hiperpovezava"/>
            <w:lang w:val="en-US"/>
          </w:rPr>
          <w:delText>http://rcom.univie.ac.at/download.html</w:delText>
        </w:r>
        <w:r w:rsidR="00AA43DA" w:rsidDel="00DB349E">
          <w:rPr>
            <w:rStyle w:val="Hiperpovezava"/>
            <w:lang w:val="en-US"/>
          </w:rPr>
          <w:fldChar w:fldCharType="end"/>
        </w:r>
        <w:r w:rsidR="002D085F" w:rsidRPr="00314966" w:rsidDel="00DB349E">
          <w:rPr>
            <w:lang w:val="en-US"/>
          </w:rPr>
          <w:delText xml:space="preserve"> and follow the instructions to download and </w:delText>
        </w:r>
        <w:r w:rsidR="003823C5" w:rsidRPr="00314966" w:rsidDel="00DB349E">
          <w:rPr>
            <w:lang w:val="en-US"/>
          </w:rPr>
          <w:delText>run</w:delText>
        </w:r>
        <w:r w:rsidR="002D085F" w:rsidRPr="00314966" w:rsidDel="00DB349E">
          <w:rPr>
            <w:lang w:val="en-US"/>
          </w:rPr>
          <w:delText xml:space="preserve"> the RAndFriends </w:delText>
        </w:r>
        <w:r w:rsidR="003823C5" w:rsidRPr="00314966" w:rsidDel="00DB349E">
          <w:rPr>
            <w:lang w:val="en-US"/>
          </w:rPr>
          <w:delText xml:space="preserve">installation </w:delText>
        </w:r>
        <w:r w:rsidR="002D085F" w:rsidRPr="00314966" w:rsidDel="00DB349E">
          <w:rPr>
            <w:lang w:val="en-US"/>
          </w:rPr>
          <w:delText>package (several hundred megabytes in size, in case you have a slow connection, this will take a while).</w:delText>
        </w:r>
        <w:r w:rsidR="00281FD7" w:rsidRPr="00314966" w:rsidDel="00DB349E">
          <w:rPr>
            <w:lang w:val="en-US"/>
          </w:rPr>
          <w:delText xml:space="preserve"> When f</w:delText>
        </w:r>
        <w:r w:rsidR="003823C5" w:rsidRPr="00314966" w:rsidDel="00DB349E">
          <w:rPr>
            <w:lang w:val="en-US"/>
          </w:rPr>
          <w:delText>ollow</w:delText>
        </w:r>
        <w:r w:rsidR="00281FD7" w:rsidRPr="00314966" w:rsidDel="00DB349E">
          <w:rPr>
            <w:lang w:val="en-US"/>
          </w:rPr>
          <w:delText>ing</w:delText>
        </w:r>
        <w:r w:rsidR="003823C5" w:rsidRPr="00314966" w:rsidDel="00DB349E">
          <w:rPr>
            <w:lang w:val="en-US"/>
          </w:rPr>
          <w:delText xml:space="preserve"> on screen instructions</w:delText>
        </w:r>
        <w:r w:rsidR="00281FD7" w:rsidRPr="00314966" w:rsidDel="00DB349E">
          <w:rPr>
            <w:lang w:val="en-US"/>
          </w:rPr>
          <w:delText xml:space="preserve"> y</w:delText>
        </w:r>
        <w:r w:rsidR="007C4BA4" w:rsidRPr="00314966" w:rsidDel="00DB349E">
          <w:rPr>
            <w:lang w:val="en-US"/>
          </w:rPr>
          <w:delText>ou can stick to the default options, in case of doubt. (</w:delText>
        </w:r>
        <w:r w:rsidR="00DA7B1A" w:rsidRPr="00DA7B1A" w:rsidDel="00DB349E">
          <w:rPr>
            <w:b/>
            <w:lang w:val="en-US"/>
          </w:rPr>
          <w:delText>Note:</w:delText>
        </w:r>
        <w:r w:rsidR="00DA7B1A" w:rsidDel="00DB349E">
          <w:rPr>
            <w:lang w:val="en-US"/>
          </w:rPr>
          <w:delText xml:space="preserve"> </w:delText>
        </w:r>
        <w:r w:rsidR="007C4BA4" w:rsidRPr="00314966" w:rsidDel="00DB349E">
          <w:rPr>
            <w:i/>
            <w:lang w:val="en-US"/>
          </w:rPr>
          <w:delText>SWord</w:delText>
        </w:r>
        <w:r w:rsidR="007C4BA4" w:rsidRPr="00314966" w:rsidDel="00DB349E">
          <w:rPr>
            <w:lang w:val="en-US"/>
          </w:rPr>
          <w:delText xml:space="preserve"> is actually not needed for medplot, but will be installed by default.)</w:delText>
        </w:r>
      </w:del>
    </w:p>
    <w:p w:rsidR="002D085F" w:rsidRPr="00314966" w:rsidRDefault="0030573C" w:rsidP="0030573C">
      <w:pPr>
        <w:pStyle w:val="Naslov2"/>
        <w:rPr>
          <w:lang w:val="en-US"/>
        </w:rPr>
      </w:pPr>
      <w:bookmarkStart w:id="12" w:name="_Toc364441624"/>
      <w:r w:rsidRPr="00314966">
        <w:rPr>
          <w:lang w:val="en-US"/>
        </w:rPr>
        <w:t xml:space="preserve">Installation of </w:t>
      </w:r>
      <w:r w:rsidRPr="00314966">
        <w:rPr>
          <w:rFonts w:ascii="Courier New" w:hAnsi="Courier New" w:cs="Courier New"/>
          <w:lang w:val="en-US"/>
        </w:rPr>
        <w:t>medplot</w:t>
      </w:r>
      <w:r w:rsidRPr="00314966">
        <w:rPr>
          <w:lang w:val="en-US"/>
        </w:rPr>
        <w:t xml:space="preserve"> package</w:t>
      </w:r>
      <w:bookmarkEnd w:id="12"/>
    </w:p>
    <w:p w:rsidR="005416D3" w:rsidRDefault="005416D3" w:rsidP="002D085F">
      <w:pPr>
        <w:rPr>
          <w:ins w:id="13" w:author="Črt Ahlin" w:date="2013-09-20T14:18:00Z"/>
          <w:lang w:val="en-US"/>
        </w:rPr>
      </w:pPr>
      <w:ins w:id="14" w:author="Črt Ahlin" w:date="2013-09-20T14:13:00Z">
        <w:r>
          <w:rPr>
            <w:lang w:val="en-US"/>
          </w:rPr>
          <w:t xml:space="preserve">You have to install the medplot package on the computer that will run R and the web server. </w:t>
        </w:r>
      </w:ins>
      <w:ins w:id="15" w:author="Črt Ahlin" w:date="2013-09-20T14:15:00Z">
        <w:r>
          <w:rPr>
            <w:lang w:val="en-US"/>
          </w:rPr>
          <w:t>If you intend to run them on a separate computer, refer to shiny-server installation instructions on how to proceed</w:t>
        </w:r>
      </w:ins>
      <w:ins w:id="16" w:author="Črt Ahlin" w:date="2013-09-20T14:16:00Z">
        <w:r>
          <w:rPr>
            <w:lang w:val="en-US"/>
          </w:rPr>
          <w:t xml:space="preserve"> (</w:t>
        </w:r>
        <w:r>
          <w:fldChar w:fldCharType="begin"/>
        </w:r>
        <w:r>
          <w:instrText xml:space="preserve"> HYPERLINK "https://github.com/rstudio/shiny-server" </w:instrText>
        </w:r>
        <w:r>
          <w:fldChar w:fldCharType="separate"/>
        </w:r>
        <w:r>
          <w:rPr>
            <w:rStyle w:val="Hiperpovezava"/>
          </w:rPr>
          <w:t>https://github.com/rstudio/shiny-server</w:t>
        </w:r>
        <w:r>
          <w:fldChar w:fldCharType="end"/>
        </w:r>
        <w:r>
          <w:rPr>
            <w:lang w:val="en-US"/>
          </w:rPr>
          <w:t>)</w:t>
        </w:r>
      </w:ins>
      <w:ins w:id="17" w:author="Črt Ahlin" w:date="2013-09-20T14:15:00Z">
        <w:r>
          <w:rPr>
            <w:lang w:val="en-US"/>
          </w:rPr>
          <w:t>.</w:t>
        </w:r>
      </w:ins>
      <w:ins w:id="18" w:author="Črt Ahlin" w:date="2013-09-20T14:13:00Z">
        <w:r>
          <w:rPr>
            <w:lang w:val="en-US"/>
          </w:rPr>
          <w:t xml:space="preserve"> </w:t>
        </w:r>
      </w:ins>
      <w:ins w:id="19" w:author="Črt Ahlin" w:date="2013-09-20T14:16:00Z">
        <w:r>
          <w:rPr>
            <w:lang w:val="en-US"/>
          </w:rPr>
          <w:t xml:space="preserve">If you intend to run them on </w:t>
        </w:r>
      </w:ins>
      <w:ins w:id="20" w:author="Črt Ahlin" w:date="2013-09-20T14:17:00Z">
        <w:r>
          <w:rPr>
            <w:lang w:val="en-US"/>
          </w:rPr>
          <w:t>user’s</w:t>
        </w:r>
      </w:ins>
      <w:ins w:id="21" w:author="Črt Ahlin" w:date="2013-09-20T14:16:00Z">
        <w:r>
          <w:rPr>
            <w:lang w:val="en-US"/>
          </w:rPr>
          <w:t xml:space="preserve"> computer</w:t>
        </w:r>
      </w:ins>
      <w:ins w:id="22" w:author="Črt Ahlin" w:date="2013-09-20T14:17:00Z">
        <w:r>
          <w:rPr>
            <w:lang w:val="en-US"/>
          </w:rPr>
          <w:t xml:space="preserve">, you only need R and the shiny package installed on </w:t>
        </w:r>
      </w:ins>
      <w:ins w:id="23" w:author="Črt Ahlin" w:date="2013-09-20T14:18:00Z">
        <w:r>
          <w:rPr>
            <w:lang w:val="en-US"/>
          </w:rPr>
          <w:t xml:space="preserve">it. </w:t>
        </w:r>
      </w:ins>
      <w:ins w:id="24" w:author="Črt Ahlin" w:date="2013-09-20T14:19:00Z">
        <w:r>
          <w:rPr>
            <w:lang w:val="en-US"/>
          </w:rPr>
          <w:t>We will assume you are installing on the user’s computer, although the procedures should not be much different.</w:t>
        </w:r>
      </w:ins>
    </w:p>
    <w:p w:rsidR="002D085F" w:rsidRPr="00314966" w:rsidRDefault="002D085F" w:rsidP="002D085F">
      <w:pPr>
        <w:rPr>
          <w:lang w:val="en-US"/>
        </w:rPr>
      </w:pPr>
      <w:del w:id="25" w:author="Črt Ahlin" w:date="2013-09-20T14:18:00Z">
        <w:r w:rsidRPr="00314966" w:rsidDel="005416D3">
          <w:rPr>
            <w:lang w:val="en-US"/>
          </w:rPr>
          <w:delText>Next y</w:delText>
        </w:r>
      </w:del>
      <w:ins w:id="26" w:author="Črt Ahlin" w:date="2013-09-20T14:18:00Z">
        <w:r w:rsidR="005416D3">
          <w:rPr>
            <w:lang w:val="en-US"/>
          </w:rPr>
          <w:t>Y</w:t>
        </w:r>
      </w:ins>
      <w:r w:rsidRPr="00314966">
        <w:rPr>
          <w:lang w:val="en-US"/>
        </w:rPr>
        <w:t>ou will install the medplot package</w:t>
      </w:r>
      <w:del w:id="27" w:author="Črt Ahlin" w:date="2013-09-20T14:18:00Z">
        <w:r w:rsidRPr="00314966" w:rsidDel="005416D3">
          <w:rPr>
            <w:lang w:val="en-US"/>
          </w:rPr>
          <w:delText>, also</w:delText>
        </w:r>
      </w:del>
      <w:r w:rsidRPr="00314966">
        <w:rPr>
          <w:lang w:val="en-US"/>
        </w:rPr>
        <w:t xml:space="preserve"> via the R console. For the moment, only installation via GitHub is supported (CRAN installations are planned). </w:t>
      </w:r>
      <w:r w:rsidR="0030573C" w:rsidRPr="00314966">
        <w:rPr>
          <w:lang w:val="en-US"/>
        </w:rPr>
        <w:t>Open your R console and proceed.</w:t>
      </w:r>
    </w:p>
    <w:p w:rsidR="002D085F" w:rsidRPr="00314966" w:rsidRDefault="002D085F" w:rsidP="0030573C">
      <w:pPr>
        <w:pStyle w:val="Odstavekseznama"/>
        <w:numPr>
          <w:ilvl w:val="0"/>
          <w:numId w:val="5"/>
        </w:numPr>
        <w:rPr>
          <w:rStyle w:val="ComputerChar"/>
        </w:rPr>
      </w:pPr>
      <w:r w:rsidRPr="00314966">
        <w:rPr>
          <w:lang w:val="en-US"/>
        </w:rPr>
        <w:t xml:space="preserve">run: </w:t>
      </w:r>
      <w:r w:rsidR="0030573C" w:rsidRPr="00314966">
        <w:rPr>
          <w:lang w:val="en-US"/>
        </w:rPr>
        <w:br/>
      </w:r>
      <w:r w:rsidRPr="00314966">
        <w:rPr>
          <w:rStyle w:val="ComputerChar"/>
        </w:rPr>
        <w:t>install.packages("devtools")</w:t>
      </w:r>
    </w:p>
    <w:p w:rsidR="002D085F" w:rsidRPr="00314966" w:rsidRDefault="0030573C" w:rsidP="002D085F">
      <w:pPr>
        <w:pStyle w:val="Odstavekseznama"/>
        <w:numPr>
          <w:ilvl w:val="0"/>
          <w:numId w:val="5"/>
        </w:numPr>
        <w:rPr>
          <w:lang w:val="en-US"/>
        </w:rPr>
      </w:pPr>
      <w:r w:rsidRPr="00314966">
        <w:rPr>
          <w:lang w:val="en-US"/>
        </w:rPr>
        <w:t>Y</w:t>
      </w:r>
      <w:r w:rsidR="002D085F" w:rsidRPr="00314966">
        <w:rPr>
          <w:lang w:val="en-US"/>
        </w:rPr>
        <w:t>ou will need to download and install the Rtools package (not done via the R console). Use your web browser to navigate to the address:</w:t>
      </w:r>
      <w:r w:rsidRPr="00314966">
        <w:rPr>
          <w:lang w:val="en-US"/>
        </w:rPr>
        <w:br/>
      </w:r>
      <w:hyperlink r:id="rId9" w:history="1">
        <w:r w:rsidR="002D085F" w:rsidRPr="00314966">
          <w:rPr>
            <w:rStyle w:val="Hiperpovezava"/>
            <w:lang w:val="en-US"/>
          </w:rPr>
          <w:t>http://cran.r-project.org/bin/windows/Rtools/</w:t>
        </w:r>
      </w:hyperlink>
    </w:p>
    <w:p w:rsidR="003752B9" w:rsidRPr="00314966" w:rsidRDefault="0030573C" w:rsidP="00281FD7">
      <w:pPr>
        <w:pStyle w:val="Odstavekseznama"/>
        <w:numPr>
          <w:ilvl w:val="0"/>
          <w:numId w:val="2"/>
        </w:numPr>
        <w:rPr>
          <w:lang w:val="en-US"/>
        </w:rPr>
      </w:pPr>
      <w:r w:rsidRPr="00314966">
        <w:rPr>
          <w:lang w:val="en-US"/>
        </w:rPr>
        <w:t>D</w:t>
      </w:r>
      <w:r w:rsidR="002D085F" w:rsidRPr="00314966">
        <w:rPr>
          <w:lang w:val="en-US"/>
        </w:rPr>
        <w:t>ownload the latest</w:t>
      </w:r>
      <w:r w:rsidRPr="00314966">
        <w:rPr>
          <w:lang w:val="en-US"/>
        </w:rPr>
        <w:t xml:space="preserve"> available</w:t>
      </w:r>
      <w:r w:rsidR="002D085F" w:rsidRPr="00314966">
        <w:rPr>
          <w:lang w:val="en-US"/>
        </w:rPr>
        <w:t xml:space="preserve"> version of Rtools package (at time of writing </w:t>
      </w:r>
      <w:r w:rsidR="002D085F" w:rsidRPr="00314966">
        <w:rPr>
          <w:rStyle w:val="ComputerChar"/>
        </w:rPr>
        <w:t>Rtools216.exe</w:t>
      </w:r>
      <w:r w:rsidR="002D085F" w:rsidRPr="00314966">
        <w:rPr>
          <w:lang w:val="en-US"/>
        </w:rPr>
        <w:t xml:space="preserve">). Remember where you saved it and then run it, to install Rtools. </w:t>
      </w:r>
      <w:r w:rsidR="007877CE" w:rsidRPr="00314966">
        <w:rPr>
          <w:lang w:val="en-US"/>
        </w:rPr>
        <w:t>You can stick to the defaults, but not when asked about additional tasks - s</w:t>
      </w:r>
      <w:r w:rsidR="002D085F" w:rsidRPr="00314966">
        <w:rPr>
          <w:lang w:val="en-US"/>
        </w:rPr>
        <w:t>elect both options when prompted</w:t>
      </w:r>
      <w:r w:rsidR="007877CE" w:rsidRPr="00314966">
        <w:rPr>
          <w:lang w:val="en-US"/>
        </w:rPr>
        <w:t>:</w:t>
      </w:r>
      <w:r w:rsidR="007877CE" w:rsidRPr="00314966">
        <w:rPr>
          <w:lang w:val="en-US"/>
        </w:rPr>
        <w:br/>
      </w:r>
      <w:r w:rsidR="007877CE" w:rsidRPr="00314966">
        <w:rPr>
          <w:noProof/>
          <w:lang w:val="en-US"/>
        </w:rPr>
        <w:lastRenderedPageBreak/>
        <w:drawing>
          <wp:inline distT="0" distB="0" distL="0" distR="0" wp14:anchorId="2C4B3804" wp14:editId="5CB0B5F0">
            <wp:extent cx="3366000" cy="262440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66000" cy="2624400"/>
                    </a:xfrm>
                    <a:prstGeom prst="rect">
                      <a:avLst/>
                    </a:prstGeom>
                  </pic:spPr>
                </pic:pic>
              </a:graphicData>
            </a:graphic>
          </wp:inline>
        </w:drawing>
      </w:r>
      <w:r w:rsidR="002D085F" w:rsidRPr="00314966">
        <w:rPr>
          <w:lang w:val="en-US"/>
        </w:rPr>
        <w:t xml:space="preserve"> </w:t>
      </w:r>
      <w:r w:rsidR="007877CE" w:rsidRPr="00314966">
        <w:rPr>
          <w:lang w:val="en-US"/>
        </w:rPr>
        <w:br/>
        <w:t>T</w:t>
      </w:r>
      <w:r w:rsidR="002D085F" w:rsidRPr="00314966">
        <w:rPr>
          <w:lang w:val="en-US"/>
        </w:rPr>
        <w:t>he option to edit the system PATH</w:t>
      </w:r>
      <w:r w:rsidR="007877CE" w:rsidRPr="00314966">
        <w:rPr>
          <w:lang w:val="en-US"/>
        </w:rPr>
        <w:t xml:space="preserve"> should be checked</w:t>
      </w:r>
      <w:r w:rsidR="002D085F" w:rsidRPr="00314966">
        <w:rPr>
          <w:lang w:val="en-US"/>
        </w:rPr>
        <w:t>.</w:t>
      </w:r>
    </w:p>
    <w:p w:rsidR="003752B9" w:rsidRPr="00314966" w:rsidRDefault="001F5A76" w:rsidP="00281FD7">
      <w:pPr>
        <w:pStyle w:val="Odstavekseznama"/>
        <w:numPr>
          <w:ilvl w:val="0"/>
          <w:numId w:val="2"/>
        </w:numPr>
        <w:rPr>
          <w:lang w:val="en-US"/>
        </w:rPr>
      </w:pPr>
      <w:r w:rsidRPr="00314966">
        <w:rPr>
          <w:lang w:val="en-US"/>
        </w:rPr>
        <w:t>R</w:t>
      </w:r>
      <w:r w:rsidR="007877CE" w:rsidRPr="00314966">
        <w:rPr>
          <w:lang w:val="en-US"/>
        </w:rPr>
        <w:t xml:space="preserve">estart windows after </w:t>
      </w:r>
      <w:r w:rsidRPr="00314966">
        <w:rPr>
          <w:lang w:val="en-US"/>
        </w:rPr>
        <w:t>installing Rtools</w:t>
      </w:r>
      <w:r w:rsidR="002D085F" w:rsidRPr="00314966">
        <w:rPr>
          <w:lang w:val="en-US"/>
        </w:rPr>
        <w:t xml:space="preserve"> </w:t>
      </w:r>
      <w:r w:rsidR="007877CE" w:rsidRPr="00314966">
        <w:rPr>
          <w:lang w:val="en-US"/>
        </w:rPr>
        <w:t>(</w:t>
      </w:r>
      <w:r w:rsidR="002D085F" w:rsidRPr="00314966">
        <w:rPr>
          <w:lang w:val="en-US"/>
        </w:rPr>
        <w:t xml:space="preserve">because the </w:t>
      </w:r>
      <w:r w:rsidRPr="00314966">
        <w:rPr>
          <w:lang w:val="en-US"/>
        </w:rPr>
        <w:t xml:space="preserve">system </w:t>
      </w:r>
      <w:r w:rsidR="007877CE" w:rsidRPr="00314966">
        <w:rPr>
          <w:lang w:val="en-US"/>
        </w:rPr>
        <w:t>PATH</w:t>
      </w:r>
      <w:r w:rsidR="002D085F" w:rsidRPr="00314966">
        <w:rPr>
          <w:lang w:val="en-US"/>
        </w:rPr>
        <w:t xml:space="preserve"> needs to be </w:t>
      </w:r>
      <w:r w:rsidRPr="00314966">
        <w:rPr>
          <w:lang w:val="en-US"/>
        </w:rPr>
        <w:t>re</w:t>
      </w:r>
      <w:r w:rsidR="007877CE" w:rsidRPr="00314966">
        <w:rPr>
          <w:lang w:val="en-US"/>
        </w:rPr>
        <w:t>loaded</w:t>
      </w:r>
      <w:r w:rsidR="002D085F" w:rsidRPr="00314966">
        <w:rPr>
          <w:lang w:val="en-US"/>
        </w:rPr>
        <w:t xml:space="preserve"> at </w:t>
      </w:r>
      <w:r w:rsidR="007877CE" w:rsidRPr="00314966">
        <w:rPr>
          <w:lang w:val="en-US"/>
        </w:rPr>
        <w:t>boot time)</w:t>
      </w:r>
      <w:r w:rsidR="002D085F" w:rsidRPr="00314966">
        <w:rPr>
          <w:lang w:val="en-US"/>
        </w:rPr>
        <w:t xml:space="preserve">. </w:t>
      </w:r>
    </w:p>
    <w:p w:rsidR="003752B9" w:rsidRPr="00314966" w:rsidRDefault="00DA7B1A" w:rsidP="00281FD7">
      <w:pPr>
        <w:pStyle w:val="Odstavekseznama"/>
        <w:numPr>
          <w:ilvl w:val="0"/>
          <w:numId w:val="2"/>
        </w:numPr>
        <w:rPr>
          <w:rStyle w:val="ComputerChar"/>
          <w:rFonts w:asciiTheme="minorHAnsi" w:hAnsiTheme="minorHAnsi" w:cstheme="minorBidi"/>
        </w:rPr>
      </w:pPr>
      <w:r>
        <w:rPr>
          <w:lang w:val="en-US"/>
        </w:rPr>
        <w:t xml:space="preserve">After restarting, open your R console again. </w:t>
      </w:r>
      <w:r w:rsidR="003752B9" w:rsidRPr="00314966">
        <w:rPr>
          <w:lang w:val="en-US"/>
        </w:rPr>
        <w:t xml:space="preserve">From your R console, </w:t>
      </w:r>
      <w:r w:rsidR="002D085F" w:rsidRPr="00314966">
        <w:rPr>
          <w:lang w:val="en-US"/>
        </w:rPr>
        <w:t>load devtools into library:</w:t>
      </w:r>
      <w:r w:rsidR="003752B9" w:rsidRPr="00314966">
        <w:rPr>
          <w:lang w:val="en-US"/>
        </w:rPr>
        <w:br/>
      </w:r>
      <w:r w:rsidR="002D085F" w:rsidRPr="00314966">
        <w:rPr>
          <w:rStyle w:val="ComputerChar"/>
        </w:rPr>
        <w:t>library(devtools)</w:t>
      </w:r>
    </w:p>
    <w:p w:rsidR="009C39F8" w:rsidRPr="00314966" w:rsidRDefault="003752B9" w:rsidP="00281FD7">
      <w:pPr>
        <w:pStyle w:val="Odstavekseznama"/>
        <w:numPr>
          <w:ilvl w:val="0"/>
          <w:numId w:val="2"/>
        </w:numPr>
        <w:rPr>
          <w:lang w:val="en-US"/>
        </w:rPr>
      </w:pPr>
      <w:bookmarkStart w:id="28" w:name="_Ref354002954"/>
      <w:r w:rsidRPr="00314966">
        <w:rPr>
          <w:lang w:val="en-US"/>
        </w:rPr>
        <w:t>Install the medplot package from GitHub</w:t>
      </w:r>
      <w:proofErr w:type="gramStart"/>
      <w:r w:rsidR="002D085F" w:rsidRPr="00314966">
        <w:rPr>
          <w:lang w:val="en-US"/>
        </w:rPr>
        <w:t>:</w:t>
      </w:r>
      <w:proofErr w:type="gramEnd"/>
      <w:r w:rsidRPr="00314966">
        <w:rPr>
          <w:lang w:val="en-US"/>
        </w:rPr>
        <w:br/>
      </w:r>
      <w:r w:rsidR="002D085F" w:rsidRPr="00314966">
        <w:rPr>
          <w:rStyle w:val="ComputerChar"/>
        </w:rPr>
        <w:t>install_github("medplot", username="crtahlin")</w:t>
      </w:r>
      <w:bookmarkEnd w:id="28"/>
      <w:r w:rsidR="004F033A" w:rsidRPr="00314966">
        <w:rPr>
          <w:rStyle w:val="ComputerChar"/>
        </w:rPr>
        <w:br/>
      </w:r>
      <w:r w:rsidR="004F033A" w:rsidRPr="00314966">
        <w:rPr>
          <w:b/>
          <w:lang w:val="en-US"/>
        </w:rPr>
        <w:t>Note:</w:t>
      </w:r>
      <w:r w:rsidR="004F033A" w:rsidRPr="00314966">
        <w:rPr>
          <w:lang w:val="en-US"/>
        </w:rPr>
        <w:t xml:space="preserve"> If installation fails with an error mentioning the SVGAnnotation package, please check the note under step </w:t>
      </w:r>
      <w:r w:rsidR="004F033A" w:rsidRPr="00314966">
        <w:rPr>
          <w:lang w:val="en-US"/>
        </w:rPr>
        <w:fldChar w:fldCharType="begin"/>
      </w:r>
      <w:r w:rsidR="004F033A" w:rsidRPr="00314966">
        <w:rPr>
          <w:lang w:val="en-US"/>
        </w:rPr>
        <w:instrText xml:space="preserve"> REF _Ref354003075 \r \h </w:instrText>
      </w:r>
      <w:r w:rsidR="004F033A" w:rsidRPr="00314966">
        <w:rPr>
          <w:lang w:val="en-US"/>
        </w:rPr>
      </w:r>
      <w:r w:rsidR="004F033A" w:rsidRPr="00314966">
        <w:rPr>
          <w:lang w:val="en-US"/>
        </w:rPr>
        <w:fldChar w:fldCharType="separate"/>
      </w:r>
      <w:r w:rsidR="005C4974">
        <w:rPr>
          <w:lang w:val="en-US"/>
        </w:rPr>
        <w:t>6</w:t>
      </w:r>
      <w:r w:rsidR="004F033A" w:rsidRPr="00314966">
        <w:rPr>
          <w:lang w:val="en-US"/>
        </w:rPr>
        <w:fldChar w:fldCharType="end"/>
      </w:r>
      <w:r w:rsidR="004F033A" w:rsidRPr="00314966">
        <w:rPr>
          <w:lang w:val="en-US"/>
        </w:rPr>
        <w:t xml:space="preserve">. </w:t>
      </w:r>
    </w:p>
    <w:p w:rsidR="009C39F8" w:rsidRPr="00314966" w:rsidRDefault="0044743F" w:rsidP="00281FD7">
      <w:pPr>
        <w:pStyle w:val="Odstavekseznama"/>
        <w:numPr>
          <w:ilvl w:val="0"/>
          <w:numId w:val="2"/>
        </w:numPr>
        <w:rPr>
          <w:lang w:val="en-US"/>
        </w:rPr>
      </w:pPr>
      <w:r w:rsidRPr="00314966">
        <w:rPr>
          <w:lang w:val="en-US"/>
        </w:rPr>
        <w:t xml:space="preserve">To check </w:t>
      </w:r>
      <w:r w:rsidR="00DA7B1A">
        <w:rPr>
          <w:lang w:val="en-US"/>
        </w:rPr>
        <w:t xml:space="preserve">whether and </w:t>
      </w:r>
      <w:r w:rsidRPr="00314966">
        <w:rPr>
          <w:lang w:val="en-US"/>
        </w:rPr>
        <w:t>where your medplot package is installed, you can run the library() command from your R console, which will open a window with a list of library locations and names:</w:t>
      </w:r>
      <w:r w:rsidR="009C39F8" w:rsidRPr="00314966">
        <w:rPr>
          <w:lang w:val="en-US"/>
        </w:rPr>
        <w:t xml:space="preserve"> </w:t>
      </w:r>
      <w:r w:rsidR="009C39F8" w:rsidRPr="00314966">
        <w:rPr>
          <w:lang w:val="en-US"/>
        </w:rPr>
        <w:br/>
      </w:r>
      <w:r w:rsidR="009C39F8" w:rsidRPr="00314966">
        <w:rPr>
          <w:rStyle w:val="ComputerChar"/>
        </w:rPr>
        <w:t xml:space="preserve">library() </w:t>
      </w:r>
      <w:r w:rsidR="009C39F8" w:rsidRPr="00314966">
        <w:rPr>
          <w:rStyle w:val="ComputerChar"/>
        </w:rPr>
        <w:br/>
      </w:r>
      <w:r w:rsidRPr="00314966">
        <w:rPr>
          <w:lang w:val="en-US"/>
        </w:rPr>
        <w:t>These packages should be</w:t>
      </w:r>
      <w:r w:rsidR="009C39F8" w:rsidRPr="00314966">
        <w:rPr>
          <w:lang w:val="en-US"/>
        </w:rPr>
        <w:t xml:space="preserve"> installed:</w:t>
      </w:r>
    </w:p>
    <w:p w:rsidR="009C39F8" w:rsidRPr="00314966" w:rsidRDefault="009C39F8" w:rsidP="009C39F8">
      <w:pPr>
        <w:rPr>
          <w:lang w:val="en-US"/>
        </w:rPr>
      </w:pPr>
      <w:r w:rsidRPr="00314966">
        <w:rPr>
          <w:lang w:val="en-US"/>
        </w:rPr>
        <w:tab/>
        <w:t>Cairo,</w:t>
      </w:r>
    </w:p>
    <w:p w:rsidR="009C39F8" w:rsidRPr="00314966" w:rsidRDefault="009C39F8" w:rsidP="009C39F8">
      <w:pPr>
        <w:rPr>
          <w:lang w:val="en-US"/>
        </w:rPr>
      </w:pPr>
      <w:r w:rsidRPr="00314966">
        <w:rPr>
          <w:lang w:val="en-US"/>
        </w:rPr>
        <w:tab/>
      </w:r>
      <w:proofErr w:type="gramStart"/>
      <w:r w:rsidRPr="00314966">
        <w:rPr>
          <w:lang w:val="en-US"/>
        </w:rPr>
        <w:t>gplots</w:t>
      </w:r>
      <w:proofErr w:type="gramEnd"/>
      <w:r w:rsidRPr="00314966">
        <w:rPr>
          <w:lang w:val="en-US"/>
        </w:rPr>
        <w:t>,</w:t>
      </w:r>
    </w:p>
    <w:p w:rsidR="009C39F8" w:rsidRPr="00314966" w:rsidRDefault="009C39F8" w:rsidP="009C39F8">
      <w:pPr>
        <w:rPr>
          <w:lang w:val="en-US"/>
        </w:rPr>
      </w:pPr>
      <w:r w:rsidRPr="00314966">
        <w:rPr>
          <w:lang w:val="en-US"/>
        </w:rPr>
        <w:tab/>
        <w:t>RColorBrewer,</w:t>
      </w:r>
    </w:p>
    <w:p w:rsidR="00DD5D31" w:rsidRPr="00314966" w:rsidRDefault="00DD5D31" w:rsidP="009C39F8">
      <w:pPr>
        <w:rPr>
          <w:lang w:val="en-US"/>
        </w:rPr>
      </w:pPr>
      <w:r w:rsidRPr="00314966">
        <w:rPr>
          <w:lang w:val="en-US"/>
        </w:rPr>
        <w:tab/>
        <w:t>XML,</w:t>
      </w:r>
    </w:p>
    <w:p w:rsidR="009C39F8" w:rsidRPr="00314966" w:rsidRDefault="009C39F8" w:rsidP="009C39F8">
      <w:pPr>
        <w:rPr>
          <w:lang w:val="en-US"/>
        </w:rPr>
      </w:pPr>
      <w:r w:rsidRPr="00314966">
        <w:rPr>
          <w:lang w:val="en-US"/>
        </w:rPr>
        <w:tab/>
        <w:t>SVGAnnotation,</w:t>
      </w:r>
    </w:p>
    <w:p w:rsidR="009C39F8" w:rsidRPr="00314966" w:rsidRDefault="009C39F8" w:rsidP="009C39F8">
      <w:pPr>
        <w:rPr>
          <w:lang w:val="en-US"/>
        </w:rPr>
      </w:pPr>
      <w:r w:rsidRPr="00314966">
        <w:rPr>
          <w:lang w:val="en-US"/>
        </w:rPr>
        <w:tab/>
      </w:r>
      <w:proofErr w:type="gramStart"/>
      <w:r w:rsidRPr="00314966">
        <w:rPr>
          <w:lang w:val="en-US"/>
        </w:rPr>
        <w:t>shiny</w:t>
      </w:r>
      <w:proofErr w:type="gramEnd"/>
      <w:r w:rsidRPr="00314966">
        <w:rPr>
          <w:lang w:val="en-US"/>
        </w:rPr>
        <w:t>,</w:t>
      </w:r>
    </w:p>
    <w:p w:rsidR="009C39F8" w:rsidRPr="00314966" w:rsidRDefault="009C39F8" w:rsidP="009C39F8">
      <w:pPr>
        <w:rPr>
          <w:lang w:val="en-US"/>
        </w:rPr>
      </w:pPr>
      <w:r w:rsidRPr="00314966">
        <w:rPr>
          <w:lang w:val="en-US"/>
        </w:rPr>
        <w:tab/>
      </w:r>
      <w:proofErr w:type="gramStart"/>
      <w:r w:rsidRPr="00314966">
        <w:rPr>
          <w:lang w:val="en-US"/>
        </w:rPr>
        <w:t>scales</w:t>
      </w:r>
      <w:proofErr w:type="gramEnd"/>
      <w:r w:rsidRPr="00314966">
        <w:rPr>
          <w:lang w:val="en-US"/>
        </w:rPr>
        <w:t>,</w:t>
      </w:r>
    </w:p>
    <w:p w:rsidR="009C39F8" w:rsidRPr="00314966" w:rsidRDefault="009C39F8" w:rsidP="009C39F8">
      <w:pPr>
        <w:rPr>
          <w:lang w:val="en-US"/>
        </w:rPr>
      </w:pPr>
      <w:r w:rsidRPr="00314966">
        <w:rPr>
          <w:lang w:val="en-US"/>
        </w:rPr>
        <w:tab/>
        <w:t>reshape2,</w:t>
      </w:r>
    </w:p>
    <w:p w:rsidR="009C39F8" w:rsidRPr="00314966" w:rsidRDefault="009C39F8" w:rsidP="009C39F8">
      <w:pPr>
        <w:rPr>
          <w:lang w:val="en-US"/>
        </w:rPr>
      </w:pPr>
      <w:r w:rsidRPr="00314966">
        <w:rPr>
          <w:lang w:val="en-US"/>
        </w:rPr>
        <w:tab/>
        <w:t>ggplot2,</w:t>
      </w:r>
    </w:p>
    <w:p w:rsidR="009971AF" w:rsidRPr="00314966" w:rsidRDefault="009971AF" w:rsidP="009971AF">
      <w:pPr>
        <w:rPr>
          <w:lang w:val="en-US"/>
        </w:rPr>
      </w:pPr>
      <w:r w:rsidRPr="00314966">
        <w:rPr>
          <w:lang w:val="en-US"/>
        </w:rPr>
        <w:tab/>
      </w:r>
      <w:proofErr w:type="gramStart"/>
      <w:r w:rsidRPr="00314966">
        <w:rPr>
          <w:lang w:val="en-US"/>
        </w:rPr>
        <w:t>seriation</w:t>
      </w:r>
      <w:proofErr w:type="gramEnd"/>
      <w:r w:rsidRPr="00314966">
        <w:rPr>
          <w:lang w:val="en-US"/>
        </w:rPr>
        <w:t>,</w:t>
      </w:r>
    </w:p>
    <w:p w:rsidR="002D085F" w:rsidRPr="00314966" w:rsidRDefault="009C39F8" w:rsidP="002D085F">
      <w:pPr>
        <w:rPr>
          <w:lang w:val="en-US"/>
        </w:rPr>
      </w:pPr>
      <w:r w:rsidRPr="00314966">
        <w:rPr>
          <w:lang w:val="en-US"/>
        </w:rPr>
        <w:lastRenderedPageBreak/>
        <w:tab/>
      </w:r>
      <w:proofErr w:type="gramStart"/>
      <w:r w:rsidRPr="00314966">
        <w:rPr>
          <w:lang w:val="en-US"/>
        </w:rPr>
        <w:t>medplot</w:t>
      </w:r>
      <w:proofErr w:type="gramEnd"/>
      <w:r w:rsidRPr="00314966">
        <w:rPr>
          <w:lang w:val="en-US"/>
        </w:rPr>
        <w:t xml:space="preserve"> (This is our </w:t>
      </w:r>
      <w:r w:rsidR="00C94E06" w:rsidRPr="00314966">
        <w:rPr>
          <w:lang w:val="en-US"/>
        </w:rPr>
        <w:t>package;</w:t>
      </w:r>
      <w:r w:rsidRPr="00314966">
        <w:rPr>
          <w:lang w:val="en-US"/>
        </w:rPr>
        <w:t xml:space="preserve"> the others are needed for it to function. See example screenshot below, showing </w:t>
      </w:r>
      <w:r w:rsidR="00DA7B1A">
        <w:rPr>
          <w:lang w:val="en-US"/>
        </w:rPr>
        <w:t>some packages available in a</w:t>
      </w:r>
      <w:r w:rsidRPr="00314966">
        <w:rPr>
          <w:lang w:val="en-US"/>
        </w:rPr>
        <w:t xml:space="preserve"> </w:t>
      </w:r>
      <w:del w:id="29" w:author="Črt Ahlin" w:date="2013-09-20T14:21:00Z">
        <w:r w:rsidRPr="00314966" w:rsidDel="005416D3">
          <w:rPr>
            <w:lang w:val="en-US"/>
          </w:rPr>
          <w:delText>library</w:delText>
        </w:r>
        <w:r w:rsidR="00DA7B1A" w:rsidDel="005416D3">
          <w:rPr>
            <w:lang w:val="en-US"/>
          </w:rPr>
          <w:delText xml:space="preserve"> </w:delText>
        </w:r>
        <w:r w:rsidRPr="00314966" w:rsidDel="005416D3">
          <w:rPr>
            <w:lang w:val="en-US"/>
          </w:rPr>
          <w:delText>.</w:delText>
        </w:r>
      </w:del>
      <w:ins w:id="30" w:author="Črt Ahlin" w:date="2013-09-20T14:21:00Z">
        <w:r w:rsidR="005416D3" w:rsidRPr="00314966">
          <w:rPr>
            <w:lang w:val="en-US"/>
          </w:rPr>
          <w:t>library</w:t>
        </w:r>
        <w:r w:rsidR="005416D3">
          <w:rPr>
            <w:lang w:val="en-US"/>
          </w:rPr>
          <w:t>.</w:t>
        </w:r>
      </w:ins>
      <w:r w:rsidRPr="00314966">
        <w:rPr>
          <w:lang w:val="en-US"/>
        </w:rPr>
        <w:t>)</w:t>
      </w:r>
      <w:r w:rsidRPr="00314966">
        <w:rPr>
          <w:noProof/>
          <w:lang w:val="en-US"/>
        </w:rPr>
        <w:drawing>
          <wp:inline distT="0" distB="0" distL="0" distR="0" wp14:anchorId="024092C8" wp14:editId="024BA6ED">
            <wp:extent cx="5760720" cy="11318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31811"/>
                    </a:xfrm>
                    <a:prstGeom prst="rect">
                      <a:avLst/>
                    </a:prstGeom>
                  </pic:spPr>
                </pic:pic>
              </a:graphicData>
            </a:graphic>
          </wp:inline>
        </w:drawing>
      </w:r>
    </w:p>
    <w:p w:rsidR="00BD2B7F" w:rsidRPr="00314966" w:rsidRDefault="002968A4" w:rsidP="00281FD7">
      <w:pPr>
        <w:pStyle w:val="Odstavekseznama"/>
        <w:numPr>
          <w:ilvl w:val="0"/>
          <w:numId w:val="2"/>
        </w:numPr>
        <w:rPr>
          <w:lang w:val="en-US"/>
        </w:rPr>
      </w:pPr>
      <w:bookmarkStart w:id="31" w:name="_Ref354003075"/>
      <w:r w:rsidRPr="00314966">
        <w:rPr>
          <w:lang w:val="en-US"/>
        </w:rPr>
        <w:t>If it turns out some package is missing, try to install it manually by running:</w:t>
      </w:r>
      <w:r w:rsidRPr="00314966">
        <w:rPr>
          <w:lang w:val="en-US"/>
        </w:rPr>
        <w:br/>
      </w:r>
      <w:r w:rsidRPr="00314966">
        <w:rPr>
          <w:rStyle w:val="ComputerChar"/>
        </w:rPr>
        <w:t>install.packages("NAME_OF_PACKAGE")</w:t>
      </w:r>
      <w:r w:rsidRPr="00314966">
        <w:rPr>
          <w:rStyle w:val="ComputerChar"/>
        </w:rPr>
        <w:br/>
      </w:r>
      <w:r w:rsidRPr="00314966">
        <w:rPr>
          <w:lang w:val="en-US"/>
        </w:rPr>
        <w:t>For copy-paste ease of use</w:t>
      </w:r>
      <w:r w:rsidR="00BD2B7F" w:rsidRPr="00314966">
        <w:rPr>
          <w:lang w:val="en-US"/>
        </w:rPr>
        <w:t xml:space="preserve">, these are listed </w:t>
      </w:r>
      <w:r w:rsidR="00C94E06" w:rsidRPr="00314966">
        <w:rPr>
          <w:lang w:val="en-US"/>
        </w:rPr>
        <w:t>below</w:t>
      </w:r>
      <w:r w:rsidRPr="00314966">
        <w:rPr>
          <w:lang w:val="en-US"/>
        </w:rPr>
        <w:t>:</w:t>
      </w:r>
      <w:r w:rsidRPr="00314966">
        <w:rPr>
          <w:rStyle w:val="ComputerChar"/>
        </w:rPr>
        <w:br/>
        <w:t>install.packages("Cairo")</w:t>
      </w:r>
      <w:r w:rsidRPr="00314966">
        <w:rPr>
          <w:rStyle w:val="ComputerChar"/>
        </w:rPr>
        <w:br/>
        <w:t>install.packages("RColorBrewer")</w:t>
      </w:r>
      <w:r w:rsidRPr="00314966">
        <w:rPr>
          <w:rStyle w:val="ComputerChar"/>
        </w:rPr>
        <w:br/>
        <w:t>install.packages("shiny")</w:t>
      </w:r>
      <w:r w:rsidRPr="00314966">
        <w:rPr>
          <w:rStyle w:val="ComputerChar"/>
        </w:rPr>
        <w:br/>
        <w:t>install.packages("scales")</w:t>
      </w:r>
      <w:r w:rsidRPr="00314966">
        <w:rPr>
          <w:rStyle w:val="ComputerChar"/>
        </w:rPr>
        <w:br/>
        <w:t>install.packages("reshape2")</w:t>
      </w:r>
      <w:r w:rsidR="00BD2B7F" w:rsidRPr="00314966">
        <w:rPr>
          <w:rStyle w:val="ComputerChar"/>
        </w:rPr>
        <w:br/>
        <w:t>install.packages("gplots")</w:t>
      </w:r>
      <w:r w:rsidRPr="00314966">
        <w:rPr>
          <w:rStyle w:val="ComputerChar"/>
        </w:rPr>
        <w:br/>
        <w:t>install.packages("ggplot2")</w:t>
      </w:r>
      <w:r w:rsidR="009971AF" w:rsidRPr="00314966">
        <w:rPr>
          <w:rStyle w:val="ComputerChar"/>
        </w:rPr>
        <w:br/>
        <w:t>install.packages("seriation")</w:t>
      </w:r>
      <w:r w:rsidR="00DD5D31" w:rsidRPr="00314966">
        <w:rPr>
          <w:rStyle w:val="ComputerChar"/>
        </w:rPr>
        <w:br/>
        <w:t>install.packages("XML")</w:t>
      </w:r>
      <w:r w:rsidRPr="00314966">
        <w:rPr>
          <w:rStyle w:val="ComputerChar"/>
        </w:rPr>
        <w:br/>
      </w:r>
      <w:r w:rsidRPr="00314966">
        <w:rPr>
          <w:b/>
          <w:lang w:val="en-US"/>
        </w:rPr>
        <w:t>Note</w:t>
      </w:r>
      <w:r w:rsidRPr="00314966">
        <w:rPr>
          <w:lang w:val="en-US"/>
        </w:rPr>
        <w:t>:</w:t>
      </w:r>
      <w:r w:rsidRPr="00314966">
        <w:rPr>
          <w:rStyle w:val="ComputerChar"/>
        </w:rPr>
        <w:t xml:space="preserve"> </w:t>
      </w:r>
      <w:r w:rsidRPr="00314966">
        <w:rPr>
          <w:lang w:val="en-US"/>
        </w:rPr>
        <w:t>At the time of writing</w:t>
      </w:r>
      <w:r w:rsidR="002D085F" w:rsidRPr="00314966">
        <w:rPr>
          <w:lang w:val="en-US"/>
        </w:rPr>
        <w:t xml:space="preserve"> the SVGAnnotation package</w:t>
      </w:r>
      <w:r w:rsidRPr="00314966">
        <w:rPr>
          <w:lang w:val="en-US"/>
        </w:rPr>
        <w:t xml:space="preserve"> d</w:t>
      </w:r>
      <w:r w:rsidR="00DD5D31" w:rsidRPr="00314966">
        <w:rPr>
          <w:lang w:val="en-US"/>
        </w:rPr>
        <w:t xml:space="preserve">id not have an appropriate </w:t>
      </w:r>
      <w:r w:rsidRPr="00314966">
        <w:rPr>
          <w:lang w:val="en-US"/>
        </w:rPr>
        <w:t>binary version on CRAN</w:t>
      </w:r>
      <w:r w:rsidR="002D085F" w:rsidRPr="00314966">
        <w:rPr>
          <w:lang w:val="en-US"/>
        </w:rPr>
        <w:t xml:space="preserve">. For this package to install, run the </w:t>
      </w:r>
      <w:r w:rsidRPr="00314966">
        <w:rPr>
          <w:lang w:val="en-US"/>
        </w:rPr>
        <w:t>installation</w:t>
      </w:r>
      <w:r w:rsidR="002D085F" w:rsidRPr="00314966">
        <w:rPr>
          <w:lang w:val="en-US"/>
        </w:rPr>
        <w:t xml:space="preserve"> from source:</w:t>
      </w:r>
      <w:r w:rsidRPr="00314966">
        <w:rPr>
          <w:lang w:val="en-US"/>
        </w:rPr>
        <w:br/>
      </w:r>
      <w:r w:rsidR="002D085F" w:rsidRPr="00314966">
        <w:rPr>
          <w:rStyle w:val="ComputerChar"/>
          <w:sz w:val="16"/>
        </w:rPr>
        <w:t>install.packages("SVGAnnotation", repos="http://www.omegahat.org/R", type="source")</w:t>
      </w:r>
      <w:r w:rsidR="004F033A" w:rsidRPr="00314966">
        <w:rPr>
          <w:rStyle w:val="ComputerChar"/>
          <w:sz w:val="16"/>
        </w:rPr>
        <w:br/>
      </w:r>
      <w:r w:rsidR="004F033A" w:rsidRPr="00314966">
        <w:rPr>
          <w:lang w:val="en-US"/>
        </w:rPr>
        <w:t xml:space="preserve">This package might be the reason that the installation of medplot package fails in the first place – you might try running this line first and then repeating step </w:t>
      </w:r>
      <w:r w:rsidR="004F033A" w:rsidRPr="00314966">
        <w:rPr>
          <w:lang w:val="en-US"/>
        </w:rPr>
        <w:fldChar w:fldCharType="begin"/>
      </w:r>
      <w:r w:rsidR="004F033A" w:rsidRPr="00314966">
        <w:rPr>
          <w:lang w:val="en-US"/>
        </w:rPr>
        <w:instrText xml:space="preserve"> REF _Ref354002954 \r \h </w:instrText>
      </w:r>
      <w:r w:rsidR="004F033A" w:rsidRPr="00314966">
        <w:rPr>
          <w:lang w:val="en-US"/>
        </w:rPr>
      </w:r>
      <w:r w:rsidR="004F033A" w:rsidRPr="00314966">
        <w:rPr>
          <w:lang w:val="en-US"/>
        </w:rPr>
        <w:fldChar w:fldCharType="separate"/>
      </w:r>
      <w:r w:rsidR="005C4974">
        <w:rPr>
          <w:lang w:val="en-US"/>
        </w:rPr>
        <w:t>4</w:t>
      </w:r>
      <w:r w:rsidR="004F033A" w:rsidRPr="00314966">
        <w:rPr>
          <w:lang w:val="en-US"/>
        </w:rPr>
        <w:fldChar w:fldCharType="end"/>
      </w:r>
      <w:r w:rsidR="004F033A" w:rsidRPr="00314966">
        <w:rPr>
          <w:lang w:val="en-US"/>
        </w:rPr>
        <w:t>.</w:t>
      </w:r>
      <w:bookmarkEnd w:id="31"/>
      <w:r w:rsidRPr="00314966">
        <w:rPr>
          <w:lang w:val="en-US"/>
        </w:rPr>
        <w:br/>
      </w:r>
    </w:p>
    <w:p w:rsidR="00BD2B7F" w:rsidRPr="00314966" w:rsidRDefault="00BD2B7F" w:rsidP="00281FD7">
      <w:pPr>
        <w:pStyle w:val="Odstavekseznama"/>
        <w:numPr>
          <w:ilvl w:val="0"/>
          <w:numId w:val="2"/>
        </w:numPr>
        <w:rPr>
          <w:lang w:val="en-US"/>
        </w:rPr>
      </w:pPr>
      <w:r w:rsidRPr="00314966">
        <w:rPr>
          <w:lang w:val="en-US"/>
        </w:rPr>
        <w:t>Load medplot package into library</w:t>
      </w:r>
      <w:proofErr w:type="gramStart"/>
      <w:r w:rsidR="002D085F" w:rsidRPr="00314966">
        <w:rPr>
          <w:lang w:val="en-US"/>
        </w:rPr>
        <w:t>:</w:t>
      </w:r>
      <w:proofErr w:type="gramEnd"/>
      <w:r w:rsidRPr="00314966">
        <w:rPr>
          <w:lang w:val="en-US"/>
        </w:rPr>
        <w:br/>
      </w:r>
      <w:r w:rsidR="002D085F" w:rsidRPr="00314966">
        <w:rPr>
          <w:rStyle w:val="ComputerChar"/>
        </w:rPr>
        <w:t>library(medplot)</w:t>
      </w:r>
      <w:r w:rsidRPr="00314966">
        <w:rPr>
          <w:rStyle w:val="ComputerChar"/>
        </w:rPr>
        <w:br/>
      </w:r>
      <w:r w:rsidR="002D085F" w:rsidRPr="00314966">
        <w:rPr>
          <w:lang w:val="en-US"/>
        </w:rPr>
        <w:t xml:space="preserve">This command will </w:t>
      </w:r>
      <w:r w:rsidRPr="00314966">
        <w:rPr>
          <w:lang w:val="en-US"/>
        </w:rPr>
        <w:t>return something like</w:t>
      </w:r>
      <w:r w:rsidR="002D085F" w:rsidRPr="00314966">
        <w:rPr>
          <w:lang w:val="en-US"/>
        </w:rPr>
        <w:t xml:space="preserve"> </w:t>
      </w:r>
      <w:r w:rsidR="002D085F" w:rsidRPr="00314966">
        <w:rPr>
          <w:i/>
          <w:lang w:val="en-US"/>
        </w:rPr>
        <w:t>"... there is no package called 'medplot'</w:t>
      </w:r>
      <w:r w:rsidR="002D085F" w:rsidRPr="00314966">
        <w:rPr>
          <w:lang w:val="en-US"/>
        </w:rPr>
        <w:t xml:space="preserve">" if the </w:t>
      </w:r>
      <w:r w:rsidRPr="00314966">
        <w:rPr>
          <w:lang w:val="en-US"/>
        </w:rPr>
        <w:t>installation of medplot failed for some reason</w:t>
      </w:r>
      <w:r w:rsidR="002D085F" w:rsidRPr="00314966">
        <w:rPr>
          <w:lang w:val="en-US"/>
        </w:rPr>
        <w:t xml:space="preserve">. In that case </w:t>
      </w:r>
      <w:r w:rsidRPr="00314966">
        <w:rPr>
          <w:lang w:val="en-US"/>
        </w:rPr>
        <w:t xml:space="preserve">you need to </w:t>
      </w:r>
      <w:r w:rsidR="002D085F" w:rsidRPr="00314966">
        <w:rPr>
          <w:lang w:val="en-US"/>
        </w:rPr>
        <w:t xml:space="preserve">repeat </w:t>
      </w:r>
      <w:r w:rsidRPr="00314966">
        <w:rPr>
          <w:lang w:val="en-US"/>
        </w:rPr>
        <w:t>medplot installation steps</w:t>
      </w:r>
      <w:r w:rsidR="002D085F" w:rsidRPr="00314966">
        <w:rPr>
          <w:lang w:val="en-US"/>
        </w:rPr>
        <w:t>.</w:t>
      </w:r>
    </w:p>
    <w:p w:rsidR="00BD2B7F" w:rsidRPr="00314966" w:rsidRDefault="00BD2B7F" w:rsidP="006A7316">
      <w:pPr>
        <w:pStyle w:val="Odstavekseznama"/>
        <w:numPr>
          <w:ilvl w:val="0"/>
          <w:numId w:val="2"/>
        </w:numPr>
        <w:rPr>
          <w:lang w:val="en-US"/>
        </w:rPr>
      </w:pPr>
      <w:r w:rsidRPr="00314966">
        <w:rPr>
          <w:lang w:val="en-US"/>
        </w:rPr>
        <w:t>L</w:t>
      </w:r>
      <w:r w:rsidR="002D085F" w:rsidRPr="00314966">
        <w:rPr>
          <w:lang w:val="en-US"/>
        </w:rPr>
        <w:t xml:space="preserve">ook into the library (folder) on your computer, where </w:t>
      </w:r>
      <w:r w:rsidRPr="00314966">
        <w:rPr>
          <w:lang w:val="en-US"/>
        </w:rPr>
        <w:t xml:space="preserve">the medplot package is installed (e.g.: </w:t>
      </w:r>
      <w:r w:rsidRPr="00314966">
        <w:rPr>
          <w:lang w:val="en-US"/>
        </w:rPr>
        <w:br/>
      </w:r>
      <w:r w:rsidRPr="00314966">
        <w:rPr>
          <w:rStyle w:val="ComputerChar"/>
        </w:rPr>
        <w:t>C:\Program Files\R\R-2.15.2\library\</w:t>
      </w:r>
      <w:proofErr w:type="gramStart"/>
      <w:r w:rsidRPr="00314966">
        <w:rPr>
          <w:rStyle w:val="ComputerChar"/>
        </w:rPr>
        <w:t>medplot</w:t>
      </w:r>
      <w:r w:rsidRPr="00314966">
        <w:rPr>
          <w:lang w:val="en-US"/>
        </w:rPr>
        <w:t xml:space="preserve"> )</w:t>
      </w:r>
      <w:proofErr w:type="gramEnd"/>
      <w:r w:rsidRPr="00314966">
        <w:rPr>
          <w:lang w:val="en-US"/>
        </w:rPr>
        <w:t>.</w:t>
      </w:r>
      <w:r w:rsidR="006A7316">
        <w:rPr>
          <w:lang w:val="en-US"/>
        </w:rPr>
        <w:t xml:space="preserve"> You can retrieve the path of the folder by executing the command:</w:t>
      </w:r>
      <w:r w:rsidR="006A7316">
        <w:rPr>
          <w:lang w:val="en-US"/>
        </w:rPr>
        <w:br/>
      </w:r>
      <w:proofErr w:type="spellStart"/>
      <w:r w:rsidR="006A7316" w:rsidRPr="006A7316">
        <w:rPr>
          <w:rStyle w:val="ComputerChar"/>
        </w:rPr>
        <w:t>path.package</w:t>
      </w:r>
      <w:proofErr w:type="spellEnd"/>
      <w:r w:rsidR="006A7316" w:rsidRPr="006A7316">
        <w:rPr>
          <w:rStyle w:val="ComputerChar"/>
        </w:rPr>
        <w:t>("medplot")</w:t>
      </w:r>
      <w:r w:rsidRPr="00314966">
        <w:rPr>
          <w:lang w:val="en-US"/>
        </w:rPr>
        <w:br/>
      </w:r>
      <w:r w:rsidR="002D085F" w:rsidRPr="00314966">
        <w:rPr>
          <w:lang w:val="en-US"/>
        </w:rPr>
        <w:t xml:space="preserve">In </w:t>
      </w:r>
      <w:r w:rsidR="006A7316">
        <w:rPr>
          <w:lang w:val="en-US"/>
        </w:rPr>
        <w:t xml:space="preserve">its subfolder called </w:t>
      </w:r>
      <w:proofErr w:type="spellStart"/>
      <w:r w:rsidR="006A7316" w:rsidRPr="006A7316">
        <w:rPr>
          <w:rStyle w:val="ComputerChar"/>
        </w:rPr>
        <w:t>exdata</w:t>
      </w:r>
      <w:proofErr w:type="spellEnd"/>
      <w:r w:rsidRPr="00314966">
        <w:rPr>
          <w:lang w:val="en-US"/>
        </w:rPr>
        <w:t>, you should</w:t>
      </w:r>
      <w:r w:rsidR="002D085F" w:rsidRPr="00314966">
        <w:rPr>
          <w:lang w:val="en-US"/>
        </w:rPr>
        <w:t xml:space="preserve"> find the Excel files which you will use in your work:</w:t>
      </w:r>
      <w:r w:rsidRPr="00314966">
        <w:rPr>
          <w:lang w:val="en-US"/>
        </w:rPr>
        <w:br/>
      </w:r>
      <w:r w:rsidR="004F033A" w:rsidRPr="00314966">
        <w:rPr>
          <w:rStyle w:val="ComputerChar"/>
        </w:rPr>
        <w:t>PlotTests</w:t>
      </w:r>
      <w:ins w:id="32" w:author="Črt Ahlin" w:date="2013-09-21T17:52:00Z">
        <w:r w:rsidR="00C372F0">
          <w:rPr>
            <w:rStyle w:val="ComputerChar"/>
          </w:rPr>
          <w:t>_shiny</w:t>
        </w:r>
      </w:ins>
      <w:r w:rsidR="002D085F" w:rsidRPr="00314966">
        <w:rPr>
          <w:rStyle w:val="ComputerChar"/>
        </w:rPr>
        <w:t>.xlsm</w:t>
      </w:r>
      <w:r w:rsidR="002D085F" w:rsidRPr="00314966">
        <w:rPr>
          <w:lang w:val="en-US"/>
        </w:rPr>
        <w:t xml:space="preserve"> - plotting of test results </w:t>
      </w:r>
      <w:r w:rsidRPr="00314966">
        <w:rPr>
          <w:lang w:val="en-US"/>
        </w:rPr>
        <w:br/>
      </w:r>
      <w:r w:rsidR="004F033A" w:rsidRPr="00314966">
        <w:rPr>
          <w:rStyle w:val="ComputerChar"/>
        </w:rPr>
        <w:t>Plot</w:t>
      </w:r>
      <w:r w:rsidR="002D085F" w:rsidRPr="00314966">
        <w:rPr>
          <w:rStyle w:val="ComputerChar"/>
        </w:rPr>
        <w:t>Symptoms</w:t>
      </w:r>
      <w:ins w:id="33" w:author="Črt Ahlin" w:date="2013-09-21T17:52:00Z">
        <w:r w:rsidR="00C372F0">
          <w:rPr>
            <w:rStyle w:val="ComputerChar"/>
          </w:rPr>
          <w:t>_shiny</w:t>
        </w:r>
      </w:ins>
      <w:r w:rsidR="002D085F" w:rsidRPr="00314966">
        <w:rPr>
          <w:rStyle w:val="ComputerChar"/>
        </w:rPr>
        <w:t>.xlsm</w:t>
      </w:r>
      <w:r w:rsidR="002D085F" w:rsidRPr="00314966">
        <w:rPr>
          <w:lang w:val="en-US"/>
        </w:rPr>
        <w:t xml:space="preserve"> - </w:t>
      </w:r>
      <w:r w:rsidRPr="00314966">
        <w:rPr>
          <w:lang w:val="en-US"/>
        </w:rPr>
        <w:t>plotting</w:t>
      </w:r>
      <w:r w:rsidR="002D085F" w:rsidRPr="00314966">
        <w:rPr>
          <w:lang w:val="en-US"/>
        </w:rPr>
        <w:t xml:space="preserve"> of symptoms found</w:t>
      </w:r>
    </w:p>
    <w:p w:rsidR="0044743F" w:rsidRPr="00314966" w:rsidDel="00CD4F2C" w:rsidRDefault="00BD2B7F" w:rsidP="00281FD7">
      <w:pPr>
        <w:pStyle w:val="Odstavekseznama"/>
        <w:numPr>
          <w:ilvl w:val="0"/>
          <w:numId w:val="2"/>
        </w:numPr>
        <w:rPr>
          <w:del w:id="34" w:author="Črt Ahlin" w:date="2013-09-20T14:33:00Z"/>
          <w:lang w:val="en-US"/>
        </w:rPr>
      </w:pPr>
      <w:del w:id="35" w:author="Črt Ahlin" w:date="2013-09-20T14:24:00Z">
        <w:r w:rsidRPr="00314966" w:rsidDel="00680F82">
          <w:rPr>
            <w:lang w:val="en-US"/>
          </w:rPr>
          <w:delText>C</w:delText>
        </w:r>
        <w:r w:rsidR="002D085F" w:rsidRPr="00314966" w:rsidDel="00680F82">
          <w:rPr>
            <w:lang w:val="en-US"/>
          </w:rPr>
          <w:delText>opy the approp</w:delText>
        </w:r>
        <w:r w:rsidRPr="00314966" w:rsidDel="00680F82">
          <w:rPr>
            <w:lang w:val="en-US"/>
          </w:rPr>
          <w:delText xml:space="preserve">riate Excel file to </w:delText>
        </w:r>
        <w:r w:rsidR="005F5D16" w:rsidRPr="00314966" w:rsidDel="00680F82">
          <w:rPr>
            <w:lang w:val="en-US"/>
          </w:rPr>
          <w:delText>the</w:delText>
        </w:r>
        <w:r w:rsidRPr="00314966" w:rsidDel="00680F82">
          <w:rPr>
            <w:lang w:val="en-US"/>
          </w:rPr>
          <w:delText xml:space="preserve"> </w:delText>
        </w:r>
        <w:r w:rsidR="002D085F" w:rsidRPr="00314966" w:rsidDel="00680F82">
          <w:rPr>
            <w:lang w:val="en-US"/>
          </w:rPr>
          <w:delText>folder</w:delText>
        </w:r>
        <w:r w:rsidRPr="00314966" w:rsidDel="00680F82">
          <w:rPr>
            <w:lang w:val="en-US"/>
          </w:rPr>
          <w:delText xml:space="preserve"> where you keep </w:delText>
        </w:r>
        <w:r w:rsidR="00A768DE" w:rsidDel="00680F82">
          <w:rPr>
            <w:lang w:val="en-US"/>
          </w:rPr>
          <w:delText>the files you work on</w:delText>
        </w:r>
        <w:r w:rsidR="002D085F" w:rsidRPr="00314966" w:rsidDel="00680F82">
          <w:rPr>
            <w:lang w:val="en-US"/>
          </w:rPr>
          <w:delText xml:space="preserve"> and open it. </w:delText>
        </w:r>
      </w:del>
      <w:del w:id="36" w:author="Črt Ahlin" w:date="2013-09-20T14:23:00Z">
        <w:r w:rsidR="002D085F" w:rsidRPr="00314966" w:rsidDel="00680F82">
          <w:rPr>
            <w:lang w:val="en-US"/>
          </w:rPr>
          <w:delText xml:space="preserve">You have to click "Enable content" to enable macros and </w:delText>
        </w:r>
        <w:r w:rsidRPr="00314966" w:rsidDel="00680F82">
          <w:rPr>
            <w:lang w:val="en-US"/>
          </w:rPr>
          <w:delText>code that</w:delText>
        </w:r>
        <w:r w:rsidR="002D085F" w:rsidRPr="00314966" w:rsidDel="00680F82">
          <w:rPr>
            <w:lang w:val="en-US"/>
          </w:rPr>
          <w:delText xml:space="preserve"> is used for functionality to work. If all is well, you will get a message that a "medplot toolbar" was created. You can find it under "Add-Ins" menu (under Excel 2010).</w:delText>
        </w:r>
        <w:r w:rsidR="005F5D16" w:rsidRPr="00314966" w:rsidDel="00680F82">
          <w:rPr>
            <w:lang w:val="en-US"/>
          </w:rPr>
          <w:br/>
        </w:r>
        <w:r w:rsidR="00DA7B1A" w:rsidRPr="00DA7B1A" w:rsidDel="00680F82">
          <w:rPr>
            <w:b/>
            <w:lang w:val="en-US"/>
          </w:rPr>
          <w:delText>Note:</w:delText>
        </w:r>
        <w:r w:rsidR="00DA7B1A" w:rsidDel="00680F82">
          <w:rPr>
            <w:lang w:val="en-US"/>
          </w:rPr>
          <w:delText xml:space="preserve"> </w:delText>
        </w:r>
        <w:r w:rsidR="005F5D16" w:rsidRPr="00314966" w:rsidDel="00680F82">
          <w:rPr>
            <w:lang w:val="en-US"/>
          </w:rPr>
          <w:delText xml:space="preserve">Different versions of Excel have different settings. Under Excel 2003, for example, it seems you have to set macro security lower than “high” for macros to work at all. </w:delText>
        </w:r>
      </w:del>
    </w:p>
    <w:p w:rsidR="007F5452" w:rsidRPr="00314966" w:rsidDel="00680F82" w:rsidRDefault="007F5452" w:rsidP="00281FD7">
      <w:pPr>
        <w:pStyle w:val="Odstavekseznama"/>
        <w:numPr>
          <w:ilvl w:val="0"/>
          <w:numId w:val="2"/>
        </w:numPr>
        <w:rPr>
          <w:del w:id="37" w:author="Črt Ahlin" w:date="2013-09-20T14:24:00Z"/>
          <w:lang w:val="en-US"/>
        </w:rPr>
      </w:pPr>
      <w:del w:id="38" w:author="Črt Ahlin" w:date="2013-09-20T14:24:00Z">
        <w:r w:rsidRPr="00314966" w:rsidDel="00680F82">
          <w:rPr>
            <w:lang w:val="en-US"/>
          </w:rPr>
          <w:delText xml:space="preserve">If you do not see the RExcel tab, you might try manually running the “Activate RExcel Add-in” program, probably found under Start-&gt;Programs-&gt;statconn-&gt;RExcel. And then run the “RExcel </w:delText>
        </w:r>
        <w:r w:rsidRPr="00314966" w:rsidDel="00680F82">
          <w:rPr>
            <w:lang w:val="en-US"/>
          </w:rPr>
          <w:lastRenderedPageBreak/>
          <w:delText>with RCommander” icon that is placed on your desktop and answer affirmatively to the questions if y</w:delText>
        </w:r>
        <w:r w:rsidR="00C94E06" w:rsidRPr="00314966" w:rsidDel="00680F82">
          <w:rPr>
            <w:lang w:val="en-US"/>
          </w:rPr>
          <w:delText>ou want to install RExcel add-in</w:delText>
        </w:r>
        <w:r w:rsidRPr="00314966" w:rsidDel="00680F82">
          <w:rPr>
            <w:lang w:val="en-US"/>
          </w:rPr>
          <w:delText xml:space="preserve"> permanently. This seems to be necessary on some systems running Excel 2003.</w:delText>
        </w:r>
      </w:del>
    </w:p>
    <w:p w:rsidR="00C94E06" w:rsidRPr="00314966" w:rsidDel="00680F82" w:rsidRDefault="00C94E06" w:rsidP="00680F82">
      <w:pPr>
        <w:pStyle w:val="Odstavekseznama"/>
        <w:numPr>
          <w:ilvl w:val="0"/>
          <w:numId w:val="2"/>
        </w:numPr>
        <w:rPr>
          <w:del w:id="39" w:author="Črt Ahlin" w:date="2013-09-20T14:24:00Z"/>
          <w:lang w:val="en-US"/>
        </w:rPr>
      </w:pPr>
      <w:del w:id="40" w:author="Črt Ahlin" w:date="2013-09-20T14:24:00Z">
        <w:r w:rsidRPr="00314966" w:rsidDel="00680F82">
          <w:rPr>
            <w:lang w:val="en-US"/>
          </w:rPr>
          <w:delText>Finally, right click any tab in Excel and choose “View Code”. This opens the Visual Basic for Applications window. In it, navigate to Tools-&gt;References and make sure that the “RExcelVBAlib” option is checked. (as in screenshot below)</w:delText>
        </w:r>
        <w:r w:rsidRPr="00314966" w:rsidDel="00680F82">
          <w:rPr>
            <w:lang w:val="en-US"/>
          </w:rPr>
          <w:br/>
        </w:r>
        <w:r w:rsidRPr="00314966" w:rsidDel="00680F82">
          <w:rPr>
            <w:noProof/>
            <w:lang w:val="en-US"/>
          </w:rPr>
          <w:drawing>
            <wp:inline distT="0" distB="0" distL="0" distR="0" wp14:anchorId="4ACC664B" wp14:editId="1E7D1820">
              <wp:extent cx="4276725" cy="3400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76725" cy="3400425"/>
                      </a:xfrm>
                      <a:prstGeom prst="rect">
                        <a:avLst/>
                      </a:prstGeom>
                    </pic:spPr>
                  </pic:pic>
                </a:graphicData>
              </a:graphic>
            </wp:inline>
          </w:drawing>
        </w:r>
        <w:r w:rsidRPr="00314966" w:rsidDel="00680F82">
          <w:rPr>
            <w:lang w:val="en-US"/>
          </w:rPr>
          <w:delText xml:space="preserve"> </w:delText>
        </w:r>
        <w:r w:rsidR="006D4387" w:rsidRPr="00314966" w:rsidDel="00680F82">
          <w:rPr>
            <w:lang w:val="en-US"/>
          </w:rPr>
          <w:br/>
        </w:r>
        <w:r w:rsidR="006D4387" w:rsidRPr="00314966" w:rsidDel="00680F82">
          <w:rPr>
            <w:b/>
            <w:lang w:val="en-US"/>
          </w:rPr>
          <w:delText>Note</w:delText>
        </w:r>
        <w:r w:rsidR="006D4387" w:rsidRPr="00314966" w:rsidDel="00680F82">
          <w:rPr>
            <w:lang w:val="en-US"/>
          </w:rPr>
          <w:delText>: If your situation is as in screenshot above, make sure to uncheck the “MISSING:RExcel2007.xlam” option.</w:delText>
        </w:r>
      </w:del>
    </w:p>
    <w:p w:rsidR="002D085F" w:rsidRPr="00314966" w:rsidDel="00680F82" w:rsidRDefault="00070A6E">
      <w:pPr>
        <w:pStyle w:val="Odstavekseznama"/>
        <w:numPr>
          <w:ilvl w:val="0"/>
          <w:numId w:val="2"/>
        </w:numPr>
        <w:rPr>
          <w:del w:id="41" w:author="Črt Ahlin" w:date="2013-09-20T14:24:00Z"/>
          <w:lang w:val="en-US"/>
        </w:rPr>
        <w:pPrChange w:id="42" w:author="Črt Ahlin" w:date="2013-09-20T14:24:00Z">
          <w:pPr/>
        </w:pPrChange>
      </w:pPr>
      <w:del w:id="43" w:author="Črt Ahlin" w:date="2013-09-20T14:24:00Z">
        <w:r w:rsidRPr="00314966" w:rsidDel="00680F82">
          <w:rPr>
            <w:lang w:val="en-US"/>
          </w:rPr>
          <w:delText>You should now have your medplot package ready for work.</w:delText>
        </w:r>
      </w:del>
    </w:p>
    <w:p w:rsidR="00314966" w:rsidRPr="00314966" w:rsidRDefault="00314966">
      <w:pPr>
        <w:rPr>
          <w:lang w:val="en-US"/>
        </w:rPr>
      </w:pPr>
      <w:r w:rsidRPr="00314966">
        <w:rPr>
          <w:lang w:val="en-US"/>
        </w:rPr>
        <w:br w:type="page"/>
      </w:r>
    </w:p>
    <w:p w:rsidR="00314966" w:rsidRPr="00314966" w:rsidRDefault="00314966" w:rsidP="00314966">
      <w:pPr>
        <w:pStyle w:val="Naslov1"/>
        <w:rPr>
          <w:lang w:val="en-US"/>
        </w:rPr>
      </w:pPr>
      <w:bookmarkStart w:id="44" w:name="_Toc355642194"/>
      <w:bookmarkStart w:id="45" w:name="_Toc364441625"/>
      <w:r w:rsidRPr="00314966">
        <w:rPr>
          <w:lang w:val="en-US"/>
        </w:rPr>
        <w:lastRenderedPageBreak/>
        <w:t xml:space="preserve">Package </w:t>
      </w:r>
      <w:r w:rsidRPr="00314966">
        <w:rPr>
          <w:rFonts w:ascii="Courier New" w:hAnsi="Courier New" w:cs="Courier New"/>
          <w:lang w:val="en-US"/>
        </w:rPr>
        <w:t>medplot</w:t>
      </w:r>
      <w:r w:rsidRPr="00314966">
        <w:rPr>
          <w:lang w:val="en-US"/>
        </w:rPr>
        <w:t xml:space="preserve"> usage instructions</w:t>
      </w:r>
      <w:bookmarkEnd w:id="44"/>
      <w:bookmarkEnd w:id="45"/>
    </w:p>
    <w:p w:rsidR="00314966" w:rsidRPr="00314966" w:rsidRDefault="00314966" w:rsidP="00314966">
      <w:pPr>
        <w:rPr>
          <w:lang w:val="en-US"/>
        </w:rPr>
      </w:pPr>
      <w:r w:rsidRPr="00314966">
        <w:rPr>
          <w:lang w:val="en-US"/>
        </w:rPr>
        <w:t>The medplot package contains several MS Excel (</w:t>
      </w:r>
      <w:hyperlink r:id="rId13" w:history="1">
        <w:r w:rsidRPr="00314966">
          <w:rPr>
            <w:rStyle w:val="Hiperpovezava"/>
            <w:lang w:val="en-US"/>
          </w:rPr>
          <w:t>http://office.microsoft.com/en-us/excel/</w:t>
        </w:r>
      </w:hyperlink>
      <w:r w:rsidRPr="00314966">
        <w:rPr>
          <w:lang w:val="en-US"/>
        </w:rPr>
        <w:t xml:space="preserve"> ) files which you can fill with your own data (</w:t>
      </w:r>
      <w:del w:id="46" w:author="Črt Ahlin" w:date="2013-09-20T14:29:00Z">
        <w:r w:rsidRPr="00314966" w:rsidDel="004B7394">
          <w:rPr>
            <w:lang w:val="en-US"/>
          </w:rPr>
          <w:delText>let us</w:delText>
        </w:r>
      </w:del>
      <w:ins w:id="47" w:author="Črt Ahlin" w:date="2013-09-20T14:29:00Z">
        <w:r w:rsidR="004B7394">
          <w:rPr>
            <w:lang w:val="en-US"/>
          </w:rPr>
          <w:t>we will</w:t>
        </w:r>
      </w:ins>
      <w:r w:rsidRPr="00314966">
        <w:rPr>
          <w:lang w:val="en-US"/>
        </w:rPr>
        <w:t xml:space="preserve"> call them template files). You can generate graphs from this data </w:t>
      </w:r>
      <w:ins w:id="48" w:author="Črt Ahlin" w:date="2013-09-20T14:29:00Z">
        <w:r w:rsidR="004B7394">
          <w:rPr>
            <w:lang w:val="en-US"/>
          </w:rPr>
          <w:t xml:space="preserve">by uploading the files to a web server run by the shiny R package. The package interfaces with R </w:t>
        </w:r>
      </w:ins>
      <w:ins w:id="49" w:author="Črt Ahlin" w:date="2013-09-20T14:30:00Z">
        <w:r w:rsidR="004B7394">
          <w:rPr>
            <w:lang w:val="en-US"/>
          </w:rPr>
          <w:t xml:space="preserve">statistical environment </w:t>
        </w:r>
        <w:r w:rsidR="004B7394" w:rsidRPr="00314966">
          <w:rPr>
            <w:lang w:val="en-US"/>
          </w:rPr>
          <w:fldChar w:fldCharType="begin" w:fldLock="1"/>
        </w:r>
        <w:r w:rsidR="004B7394" w:rsidRPr="00314966">
          <w:rPr>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"http://www.mendeley.com/documents/?uuid=10bf4d7f-b2c1-4c76-94d1-d097c65565c8" ] } ], "mendeley" : { "previouslyFormattedCitation" : "(R Core Team, 2013)" }, "properties" : { "noteIndex" : 0 }, "schema" : "https://github.com/citation-style-language/schema/raw/master/csl-citation.json" }</w:instrText>
        </w:r>
        <w:r w:rsidR="004B7394" w:rsidRPr="00314966">
          <w:rPr>
            <w:lang w:val="en-US"/>
          </w:rPr>
          <w:fldChar w:fldCharType="separate"/>
        </w:r>
        <w:r w:rsidR="004B7394" w:rsidRPr="00314966">
          <w:rPr>
            <w:noProof/>
            <w:lang w:val="en-US"/>
          </w:rPr>
          <w:t>(R Core Team, 2013)</w:t>
        </w:r>
        <w:r w:rsidR="004B7394" w:rsidRPr="00314966">
          <w:rPr>
            <w:lang w:val="en-US"/>
          </w:rPr>
          <w:fldChar w:fldCharType="end"/>
        </w:r>
        <w:r w:rsidR="004B7394">
          <w:rPr>
            <w:lang w:val="en-US"/>
          </w:rPr>
          <w:t xml:space="preserve"> </w:t>
        </w:r>
      </w:ins>
      <w:ins w:id="50" w:author="Črt Ahlin" w:date="2013-09-20T14:29:00Z">
        <w:r w:rsidR="004B7394">
          <w:rPr>
            <w:lang w:val="en-US"/>
          </w:rPr>
          <w:t xml:space="preserve">to generate the graphs in a web browser. </w:t>
        </w:r>
      </w:ins>
      <w:del w:id="51" w:author="Črt Ahlin" w:date="2013-09-20T14:30:00Z">
        <w:r w:rsidRPr="00314966" w:rsidDel="004B7394">
          <w:rPr>
            <w:lang w:val="en-US"/>
          </w:rPr>
          <w:delText>by clicking an appropriate button in Excel toolbar. A Visual Basic for Applications (VBA) script starts, using RExcel (</w:delText>
        </w:r>
        <w:r w:rsidR="00220F91" w:rsidDel="004B7394">
          <w:fldChar w:fldCharType="begin"/>
        </w:r>
        <w:r w:rsidR="00220F91" w:rsidDel="004B7394">
          <w:delInstrText xml:space="preserve"> HYPERLINK "http://rcom.univie.ac.at/" </w:delInstrText>
        </w:r>
        <w:r w:rsidR="00220F91" w:rsidDel="004B7394">
          <w:fldChar w:fldCharType="separate"/>
        </w:r>
        <w:r w:rsidRPr="00314966" w:rsidDel="004B7394">
          <w:rPr>
            <w:rStyle w:val="Hiperpovezava"/>
            <w:lang w:val="en-US"/>
          </w:rPr>
          <w:delText>http://rcom.univie.ac.at/</w:delText>
        </w:r>
        <w:r w:rsidR="00220F91" w:rsidDel="004B7394">
          <w:rPr>
            <w:rStyle w:val="Hiperpovezava"/>
            <w:lang w:val="en-US"/>
          </w:rPr>
          <w:fldChar w:fldCharType="end"/>
        </w:r>
        <w:r w:rsidRPr="00314966" w:rsidDel="004B7394">
          <w:rPr>
            <w:lang w:val="en-US"/>
          </w:rPr>
          <w:delText xml:space="preserve"> ) </w:delText>
        </w:r>
        <w:r w:rsidRPr="00314966" w:rsidDel="004B7394">
          <w:rPr>
            <w:lang w:val="en-US"/>
          </w:rPr>
          <w:fldChar w:fldCharType="begin" w:fldLock="1"/>
        </w:r>
        <w:r w:rsidRPr="00314966" w:rsidDel="004B7394">
          <w:rPr>
            <w:lang w:val="en-US"/>
          </w:rPr>
          <w:delInstrText>ADDIN CSL_CITATION { "citationItems" : [ { "id" : "ITEM-1", "itemData" : { "DOI" : "10.1007/s00180-007-0023-6", "abstract" : "R is a powerful system for statistical computing. Its great \ufb02exibility makes it the perfect tool for a wide range of applications. Unfortunately this \ufb02exibility also leads to a level of complexity which is hard to handle for the casual user. On the other hand tools like Microsoft Excel are very easy to handle but are not well-suited for more complex applications. This article describes how to make use of the \ufb02exibility of R while still providing a familiar and easy to use GUI in Microsoft Excel. We will provide a description of the design and show the various ways of installation and user interaction with R using Excel.", "author" : [ { "dropping-particle" : "", "family" : "Baier", "given" : "Thomas", "non-dropping-particle" : "", "parse-names" : false, "suffix" : "" }, { "dropping-particle" : "", "family" : "Neuwirth", "given" : "Erich", "non-dropping-particle" : "", "parse-names" : false, "suffix" : "" } ], "container-title" : "Computational Statistics", "id" : "ITEM-1", "issue" : "1, April 2007", "issued" : { "date-parts" : [ [ "2007" ] ] }, "page" : "91-108", "title" : "Excel :: COM :: R", "type" : "article-journal", "volume" : "22" }, "uris" : [ "http://www.mendeley.com/documents/?uuid=5250103b-c888-464f-9460-b15e292ba231" ] } ], "mendeley" : { "previouslyFormattedCitation" : "(Baier &amp; Neuwirth, 2007)" }, "properties" : { "noteIndex" : 0 }, "schema" : "https://github.com/citation-style-language/schema/raw/master/csl-citation.json" }</w:delInstrText>
        </w:r>
        <w:r w:rsidRPr="00314966" w:rsidDel="004B7394">
          <w:rPr>
            <w:lang w:val="en-US"/>
          </w:rPr>
          <w:fldChar w:fldCharType="separate"/>
        </w:r>
        <w:r w:rsidRPr="00314966" w:rsidDel="004B7394">
          <w:rPr>
            <w:noProof/>
            <w:lang w:val="en-US"/>
          </w:rPr>
          <w:delText>(Baier &amp; Neuwirth, 2007)</w:delText>
        </w:r>
        <w:r w:rsidRPr="00314966" w:rsidDel="004B7394">
          <w:rPr>
            <w:lang w:val="en-US"/>
          </w:rPr>
          <w:fldChar w:fldCharType="end"/>
        </w:r>
        <w:r w:rsidRPr="00314966" w:rsidDel="004B7394">
          <w:rPr>
            <w:lang w:val="en-US"/>
          </w:rPr>
          <w:delText xml:space="preserve"> connector to connect MS Excel to the R statistical environment </w:delText>
        </w:r>
        <w:r w:rsidRPr="00314966" w:rsidDel="004B7394">
          <w:rPr>
            <w:lang w:val="en-US"/>
          </w:rPr>
          <w:fldChar w:fldCharType="begin" w:fldLock="1"/>
        </w:r>
        <w:r w:rsidRPr="00314966" w:rsidDel="004B7394">
          <w:rPr>
            <w:lang w:val="en-US"/>
          </w:rPr>
          <w:del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"http://www.mendeley.com/documents/?uuid=10bf4d7f-b2c1-4c76-94d1-d097c65565c8" ] } ], "mendeley" : { "previouslyFormattedCitation" : "(R Core Team, 2013)" }, "properties" : { "noteIndex" : 0 }, "schema" : "https://github.com/citation-style-language/schema/raw/master/csl-citation.json" }</w:delInstrText>
        </w:r>
        <w:r w:rsidRPr="00314966" w:rsidDel="004B7394">
          <w:rPr>
            <w:lang w:val="en-US"/>
          </w:rPr>
          <w:fldChar w:fldCharType="separate"/>
        </w:r>
        <w:r w:rsidRPr="00314966" w:rsidDel="004B7394">
          <w:rPr>
            <w:noProof/>
            <w:lang w:val="en-US"/>
          </w:rPr>
          <w:delText>(R Core Team, 2013)</w:delText>
        </w:r>
        <w:r w:rsidRPr="00314966" w:rsidDel="004B7394">
          <w:rPr>
            <w:lang w:val="en-US"/>
          </w:rPr>
          <w:fldChar w:fldCharType="end"/>
        </w:r>
        <w:r w:rsidRPr="00314966" w:rsidDel="004B7394">
          <w:rPr>
            <w:lang w:val="en-US"/>
          </w:rPr>
          <w:delText xml:space="preserve">, which handles the plotting. </w:delText>
        </w:r>
      </w:del>
    </w:p>
    <w:p w:rsidR="00314966" w:rsidRPr="00314966" w:rsidRDefault="00314966" w:rsidP="00314966">
      <w:pPr>
        <w:rPr>
          <w:lang w:val="en-US"/>
        </w:rPr>
      </w:pPr>
      <w:r w:rsidRPr="00314966">
        <w:rPr>
          <w:lang w:val="en-US"/>
        </w:rPr>
        <w:t xml:space="preserve">We will assume you have successfully installed the </w:t>
      </w:r>
      <w:r w:rsidRPr="00314966">
        <w:rPr>
          <w:i/>
          <w:lang w:val="en-US"/>
        </w:rPr>
        <w:t>medplot</w:t>
      </w:r>
      <w:r w:rsidRPr="00314966">
        <w:rPr>
          <w:lang w:val="en-US"/>
        </w:rPr>
        <w:t xml:space="preserve"> package for the R language and all the other required packages (</w:t>
      </w:r>
      <w:del w:id="52" w:author="Črt Ahlin" w:date="2013-09-20T14:31:00Z">
        <w:r w:rsidRPr="00314966" w:rsidDel="004B7394">
          <w:rPr>
            <w:lang w:val="en-US"/>
          </w:rPr>
          <w:delText>installation is described in another document</w:delText>
        </w:r>
      </w:del>
      <w:ins w:id="53" w:author="Črt Ahlin" w:date="2013-09-20T14:31:00Z">
        <w:r w:rsidR="004B7394">
          <w:rPr>
            <w:lang w:val="en-US"/>
          </w:rPr>
          <w:t>as described in previous chapters</w:t>
        </w:r>
      </w:ins>
      <w:r w:rsidRPr="00314966">
        <w:rPr>
          <w:lang w:val="en-US"/>
        </w:rPr>
        <w:t xml:space="preserve">). </w:t>
      </w:r>
      <w:del w:id="54" w:author="Črt Ahlin" w:date="2013-09-20T14:31:00Z">
        <w:r w:rsidRPr="00314966" w:rsidDel="004B7394">
          <w:rPr>
            <w:lang w:val="en-US"/>
          </w:rPr>
          <w:delText>Note that only 32 bit versions of MS Excel are supported and that the package might not work on Excel 2013 (not tested) and Excel versions for Mac computers (not tested)</w:delText>
        </w:r>
        <w:r w:rsidR="00DA7B1A" w:rsidDel="004B7394">
          <w:rPr>
            <w:lang w:val="en-US"/>
          </w:rPr>
          <w:delText>.</w:delText>
        </w:r>
      </w:del>
    </w:p>
    <w:p w:rsidR="00314966" w:rsidRPr="00314966" w:rsidRDefault="00314966" w:rsidP="00314966">
      <w:pPr>
        <w:rPr>
          <w:lang w:val="en-US"/>
        </w:rPr>
      </w:pPr>
      <w:r w:rsidRPr="00314966">
        <w:rPr>
          <w:lang w:val="en-US"/>
        </w:rPr>
        <w:t>You can find the Excel template files in the</w:t>
      </w:r>
      <w:r w:rsidR="006A7316">
        <w:rPr>
          <w:lang w:val="en-US"/>
        </w:rPr>
        <w:t xml:space="preserve"> </w:t>
      </w:r>
      <w:proofErr w:type="spellStart"/>
      <w:r w:rsidR="006A7316" w:rsidRPr="006A7316">
        <w:rPr>
          <w:rStyle w:val="ComputerChar"/>
        </w:rPr>
        <w:t>exdata</w:t>
      </w:r>
      <w:proofErr w:type="spellEnd"/>
      <w:r w:rsidR="006A7316">
        <w:rPr>
          <w:lang w:val="en-US"/>
        </w:rPr>
        <w:t xml:space="preserve"> subfolder</w:t>
      </w:r>
      <w:r w:rsidRPr="00314966">
        <w:rPr>
          <w:lang w:val="en-US"/>
        </w:rPr>
        <w:t xml:space="preserve"> of the medplot package folder. To see where your medplot package is </w:t>
      </w:r>
      <w:del w:id="55" w:author="Črt Ahlin" w:date="2013-09-20T14:31:00Z">
        <w:r w:rsidRPr="00314966" w:rsidDel="004B7394">
          <w:rPr>
            <w:lang w:val="en-US"/>
          </w:rPr>
          <w:delText>installed,</w:delText>
        </w:r>
      </w:del>
      <w:ins w:id="56" w:author="Črt Ahlin" w:date="2013-09-20T14:31:00Z">
        <w:r w:rsidR="004B7394" w:rsidRPr="00314966">
          <w:rPr>
            <w:lang w:val="en-US"/>
          </w:rPr>
          <w:t>installed</w:t>
        </w:r>
      </w:ins>
      <w:r w:rsidRPr="00314966">
        <w:rPr>
          <w:lang w:val="en-US"/>
        </w:rPr>
        <w:t xml:space="preserve"> issue the following command</w:t>
      </w:r>
      <w:r w:rsidR="002B5DDD">
        <w:rPr>
          <w:lang w:val="en-US"/>
        </w:rPr>
        <w:t>s</w:t>
      </w:r>
      <w:r w:rsidRPr="00314966">
        <w:rPr>
          <w:lang w:val="en-US"/>
        </w:rPr>
        <w:t xml:space="preserve"> at the R prompt:</w:t>
      </w:r>
    </w:p>
    <w:p w:rsidR="00314966" w:rsidRPr="00314966" w:rsidRDefault="002B5DDD" w:rsidP="00314966">
      <w:pPr>
        <w:pStyle w:val="Computer"/>
      </w:pPr>
      <w:r w:rsidRPr="00314966">
        <w:t xml:space="preserve">&gt; </w:t>
      </w:r>
      <w:proofErr w:type="gramStart"/>
      <w:r>
        <w:rPr>
          <w:rStyle w:val="ComputerChar"/>
        </w:rPr>
        <w:t>library</w:t>
      </w:r>
      <w:r w:rsidRPr="006A7316">
        <w:rPr>
          <w:rStyle w:val="ComputerChar"/>
        </w:rPr>
        <w:t>(</w:t>
      </w:r>
      <w:proofErr w:type="gramEnd"/>
      <w:r w:rsidRPr="006A7316">
        <w:rPr>
          <w:rStyle w:val="ComputerChar"/>
        </w:rPr>
        <w:t>"medplot")</w:t>
      </w:r>
      <w:r>
        <w:rPr>
          <w:rStyle w:val="ComputerChar"/>
        </w:rPr>
        <w:br/>
      </w:r>
      <w:r w:rsidR="00314966" w:rsidRPr="00314966">
        <w:t xml:space="preserve">&gt; </w:t>
      </w:r>
      <w:proofErr w:type="spellStart"/>
      <w:r w:rsidR="006A7316" w:rsidRPr="006A7316">
        <w:rPr>
          <w:rStyle w:val="ComputerChar"/>
        </w:rPr>
        <w:t>path.package</w:t>
      </w:r>
      <w:proofErr w:type="spellEnd"/>
      <w:r w:rsidR="006A7316" w:rsidRPr="006A7316">
        <w:rPr>
          <w:rStyle w:val="ComputerChar"/>
        </w:rPr>
        <w:t>("medplot")</w:t>
      </w:r>
    </w:p>
    <w:p w:rsidR="00314966" w:rsidRPr="00314966" w:rsidRDefault="002B5DDD" w:rsidP="00314966">
      <w:pPr>
        <w:rPr>
          <w:lang w:val="en-US"/>
        </w:rPr>
      </w:pPr>
      <w:r>
        <w:rPr>
          <w:noProof/>
          <w:lang w:val="en-US"/>
        </w:rPr>
        <w:drawing>
          <wp:inline distT="0" distB="0" distL="0" distR="0" wp14:anchorId="078D04C4" wp14:editId="3EAEF879">
            <wp:extent cx="4429125" cy="742950"/>
            <wp:effectExtent l="0" t="0" r="952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9125" cy="742950"/>
                    </a:xfrm>
                    <a:prstGeom prst="rect">
                      <a:avLst/>
                    </a:prstGeom>
                  </pic:spPr>
                </pic:pic>
              </a:graphicData>
            </a:graphic>
          </wp:inline>
        </w:drawing>
      </w:r>
    </w:p>
    <w:p w:rsidR="00314966" w:rsidRPr="00314966" w:rsidRDefault="00314966" w:rsidP="00314966">
      <w:pPr>
        <w:rPr>
          <w:lang w:val="en-US"/>
        </w:rPr>
      </w:pPr>
      <w:r w:rsidRPr="00314966">
        <w:rPr>
          <w:lang w:val="en-US"/>
        </w:rPr>
        <w:t>E.g.: the screenshot reveals the medplot package is inside the folder C</w:t>
      </w:r>
      <w:proofErr w:type="gramStart"/>
      <w:r w:rsidRPr="00314966">
        <w:rPr>
          <w:lang w:val="en-US"/>
        </w:rPr>
        <w:t>:/</w:t>
      </w:r>
      <w:proofErr w:type="gramEnd"/>
      <w:r w:rsidRPr="00314966">
        <w:rPr>
          <w:lang w:val="en-US"/>
        </w:rPr>
        <w:t xml:space="preserve">Users/Crt </w:t>
      </w:r>
      <w:proofErr w:type="spellStart"/>
      <w:r w:rsidRPr="00314966">
        <w:rPr>
          <w:lang w:val="en-US"/>
        </w:rPr>
        <w:t>Ahlin</w:t>
      </w:r>
      <w:proofErr w:type="spellEnd"/>
      <w:r w:rsidRPr="00314966">
        <w:rPr>
          <w:lang w:val="en-US"/>
        </w:rPr>
        <w:t>/R/win-library/</w:t>
      </w:r>
      <w:r w:rsidR="002B5DDD">
        <w:rPr>
          <w:lang w:val="en-US"/>
        </w:rPr>
        <w:t>3.0/medplot</w:t>
      </w:r>
      <w:r w:rsidRPr="00314966">
        <w:rPr>
          <w:lang w:val="en-US"/>
        </w:rPr>
        <w:t>.</w:t>
      </w:r>
    </w:p>
    <w:p w:rsidR="00314966" w:rsidRPr="00314966" w:rsidRDefault="00314966" w:rsidP="00314966">
      <w:pPr>
        <w:rPr>
          <w:lang w:val="en-US"/>
        </w:rPr>
      </w:pPr>
      <w:r w:rsidRPr="00314966">
        <w:rPr>
          <w:lang w:val="en-US"/>
        </w:rPr>
        <w:t xml:space="preserve">Navigate to the folder where medplot is installed, and enter the </w:t>
      </w:r>
      <w:proofErr w:type="spellStart"/>
      <w:r w:rsidR="002B5DDD" w:rsidRPr="002B5DDD">
        <w:rPr>
          <w:rStyle w:val="ComputerChar"/>
        </w:rPr>
        <w:t>exdata</w:t>
      </w:r>
      <w:proofErr w:type="spellEnd"/>
      <w:r w:rsidRPr="00314966">
        <w:rPr>
          <w:lang w:val="en-US"/>
        </w:rPr>
        <w:t xml:space="preserve"> subfolder. </w:t>
      </w:r>
    </w:p>
    <w:p w:rsidR="00314966" w:rsidRPr="00314966" w:rsidRDefault="002B5DDD" w:rsidP="00314966">
      <w:pPr>
        <w:rPr>
          <w:lang w:val="en-US"/>
        </w:rPr>
      </w:pPr>
      <w:r>
        <w:rPr>
          <w:noProof/>
          <w:lang w:val="en-US"/>
        </w:rPr>
        <w:drawing>
          <wp:inline distT="0" distB="0" distL="0" distR="0" wp14:anchorId="7B388F6C" wp14:editId="0A37A773">
            <wp:extent cx="5760720" cy="2340790"/>
            <wp:effectExtent l="0" t="0" r="0" b="254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340790"/>
                    </a:xfrm>
                    <a:prstGeom prst="rect">
                      <a:avLst/>
                    </a:prstGeom>
                  </pic:spPr>
                </pic:pic>
              </a:graphicData>
            </a:graphic>
          </wp:inline>
        </w:drawing>
      </w:r>
      <w:r w:rsidR="00314966" w:rsidRPr="00314966">
        <w:rPr>
          <w:lang w:val="en-US"/>
        </w:rPr>
        <w:t xml:space="preserve">E.g.: the contents of the </w:t>
      </w:r>
      <w:proofErr w:type="spellStart"/>
      <w:r>
        <w:rPr>
          <w:lang w:val="en-US"/>
        </w:rPr>
        <w:t>exdata</w:t>
      </w:r>
      <w:proofErr w:type="spellEnd"/>
      <w:r w:rsidR="00314966" w:rsidRPr="00314966">
        <w:rPr>
          <w:lang w:val="en-US"/>
        </w:rPr>
        <w:t xml:space="preserve"> subfolder.</w:t>
      </w:r>
    </w:p>
    <w:p w:rsidR="00314966" w:rsidRPr="00314966" w:rsidRDefault="00314966" w:rsidP="00314966">
      <w:pPr>
        <w:rPr>
          <w:lang w:val="en-US"/>
        </w:rPr>
      </w:pPr>
      <w:r w:rsidRPr="00314966">
        <w:rPr>
          <w:lang w:val="en-US"/>
        </w:rPr>
        <w:t>The Excel template files have the .</w:t>
      </w:r>
      <w:proofErr w:type="spellStart"/>
      <w:r w:rsidRPr="00314966">
        <w:rPr>
          <w:lang w:val="en-US"/>
        </w:rPr>
        <w:t>xsl</w:t>
      </w:r>
      <w:ins w:id="57" w:author="Črt Ahlin" w:date="2013-09-20T14:31:00Z">
        <w:r w:rsidR="004B7394">
          <w:rPr>
            <w:lang w:val="en-US"/>
          </w:rPr>
          <w:t>x</w:t>
        </w:r>
      </w:ins>
      <w:proofErr w:type="spellEnd"/>
      <w:del w:id="58" w:author="Črt Ahlin" w:date="2013-09-20T14:31:00Z">
        <w:r w:rsidRPr="00314966" w:rsidDel="004B7394">
          <w:rPr>
            <w:lang w:val="en-US"/>
          </w:rPr>
          <w:delText>m</w:delText>
        </w:r>
      </w:del>
      <w:r w:rsidRPr="00314966">
        <w:rPr>
          <w:lang w:val="en-US"/>
        </w:rPr>
        <w:t xml:space="preserve"> suffix</w:t>
      </w:r>
      <w:del w:id="59" w:author="Črt Ahlin" w:date="2013-09-20T14:32:00Z">
        <w:r w:rsidRPr="00314966" w:rsidDel="00CD4F2C">
          <w:rPr>
            <w:lang w:val="en-US"/>
          </w:rPr>
          <w:delText>, i</w:delText>
        </w:r>
        <w:r w:rsidR="00DA7B1A" w:rsidDel="00CD4F2C">
          <w:rPr>
            <w:lang w:val="en-US"/>
          </w:rPr>
          <w:delText>ndicating they contain macros</w:delText>
        </w:r>
      </w:del>
      <w:r w:rsidR="00DA7B1A">
        <w:rPr>
          <w:lang w:val="en-US"/>
        </w:rPr>
        <w:t xml:space="preserve">. </w:t>
      </w:r>
      <w:r w:rsidRPr="00314966">
        <w:rPr>
          <w:lang w:val="en-US"/>
        </w:rPr>
        <w:t xml:space="preserve">Copy these files to your favorite working folder. You can also rename them, if you wish. </w:t>
      </w:r>
      <w:r w:rsidRPr="00314966">
        <w:rPr>
          <w:b/>
          <w:lang w:val="en-US"/>
        </w:rPr>
        <w:t xml:space="preserve">Always work on these copies to </w:t>
      </w:r>
      <w:r w:rsidRPr="00314966">
        <w:rPr>
          <w:b/>
          <w:lang w:val="en-US"/>
        </w:rPr>
        <w:lastRenderedPageBreak/>
        <w:t>avoid losing data when updating the medplot package.</w:t>
      </w:r>
      <w:r w:rsidR="00DA7B1A">
        <w:rPr>
          <w:b/>
          <w:lang w:val="en-US"/>
        </w:rPr>
        <w:t xml:space="preserve"> The versions in the </w:t>
      </w:r>
      <w:proofErr w:type="spellStart"/>
      <w:r w:rsidR="00DA7B1A">
        <w:rPr>
          <w:b/>
          <w:lang w:val="en-US"/>
        </w:rPr>
        <w:t>exdata</w:t>
      </w:r>
      <w:proofErr w:type="spellEnd"/>
      <w:r w:rsidR="00DA7B1A">
        <w:rPr>
          <w:b/>
          <w:lang w:val="en-US"/>
        </w:rPr>
        <w:t xml:space="preserve"> folder get overwritten at each medplot package update.</w:t>
      </w:r>
    </w:p>
    <w:p w:rsidR="00314966" w:rsidRPr="00314966" w:rsidRDefault="00314966" w:rsidP="00314966">
      <w:pPr>
        <w:pStyle w:val="Naslov2"/>
        <w:rPr>
          <w:lang w:val="en-US"/>
        </w:rPr>
      </w:pPr>
      <w:bookmarkStart w:id="60" w:name="_Toc355642195"/>
      <w:bookmarkStart w:id="61" w:name="_Toc364441626"/>
      <w:r w:rsidRPr="00314966">
        <w:rPr>
          <w:lang w:val="en-US"/>
        </w:rPr>
        <w:t>General usage instructions</w:t>
      </w:r>
      <w:bookmarkEnd w:id="60"/>
      <w:bookmarkEnd w:id="61"/>
    </w:p>
    <w:p w:rsidR="00314966" w:rsidRPr="00314966" w:rsidDel="00EA7822" w:rsidRDefault="00314966" w:rsidP="00314966">
      <w:pPr>
        <w:rPr>
          <w:del w:id="62" w:author="Črt Ahlin" w:date="2013-09-21T17:41:00Z"/>
          <w:lang w:val="en-US"/>
        </w:rPr>
      </w:pPr>
      <w:del w:id="63" w:author="Črt Ahlin" w:date="2013-09-21T17:41:00Z">
        <w:r w:rsidRPr="00314966" w:rsidDel="00EA7822">
          <w:rPr>
            <w:lang w:val="en-US"/>
          </w:rPr>
          <w:delText>When you open one of the files for the first time, you will probably get a security warning that some active features of the files are disabled.</w:delText>
        </w:r>
      </w:del>
    </w:p>
    <w:p w:rsidR="008D33AF" w:rsidDel="00EA7822" w:rsidRDefault="008D33AF" w:rsidP="00314966">
      <w:pPr>
        <w:rPr>
          <w:del w:id="64" w:author="Črt Ahlin" w:date="2013-09-21T17:41:00Z"/>
          <w:lang w:val="en-US"/>
        </w:rPr>
      </w:pPr>
      <w:del w:id="65" w:author="Črt Ahlin" w:date="2013-09-21T17:41:00Z">
        <w:r w:rsidDel="00EA7822">
          <w:rPr>
            <w:noProof/>
            <w:lang w:val="en-US"/>
          </w:rPr>
          <w:drawing>
            <wp:inline distT="0" distB="0" distL="0" distR="0" wp14:anchorId="2725EEDC" wp14:editId="75493720">
              <wp:extent cx="4201200" cy="1404000"/>
              <wp:effectExtent l="0" t="0" r="8890" b="5715"/>
              <wp:docPr id="20" name="Slika 20" descr="C:\Users\Crt Ahlin\Documents\Dropbox\PaperFigureViruses\Clanek\Medplot_Article\figures\ScreenCaptures\OpeningExcelFilePlotSymp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t Ahlin\Documents\Dropbox\PaperFigureViruses\Clanek\Medplot_Article\figures\ScreenCaptures\OpeningExcelFilePlotSymptom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48870" b="69761"/>
                      <a:stretch/>
                    </pic:blipFill>
                    <pic:spPr bwMode="auto">
                      <a:xfrm>
                        <a:off x="0" y="0"/>
                        <a:ext cx="4201200" cy="1404000"/>
                      </a:xfrm>
                      <a:prstGeom prst="rect">
                        <a:avLst/>
                      </a:prstGeom>
                      <a:noFill/>
                      <a:ln>
                        <a:noFill/>
                      </a:ln>
                      <a:extLst>
                        <a:ext uri="{53640926-AAD7-44D8-BBD7-CCE9431645EC}">
                          <a14:shadowObscured xmlns:a14="http://schemas.microsoft.com/office/drawing/2010/main"/>
                        </a:ext>
                      </a:extLst>
                    </pic:spPr>
                  </pic:pic>
                </a:graphicData>
              </a:graphic>
            </wp:inline>
          </w:drawing>
        </w:r>
      </w:del>
    </w:p>
    <w:p w:rsidR="00314966" w:rsidRPr="00314966" w:rsidDel="00EA7822" w:rsidRDefault="00314966" w:rsidP="00314966">
      <w:pPr>
        <w:rPr>
          <w:del w:id="66" w:author="Črt Ahlin" w:date="2013-09-21T17:41:00Z"/>
          <w:lang w:val="en-US"/>
        </w:rPr>
      </w:pPr>
      <w:del w:id="67" w:author="Črt Ahlin" w:date="2013-09-21T17:41:00Z">
        <w:r w:rsidRPr="00314966" w:rsidDel="00EA7822">
          <w:rPr>
            <w:lang w:val="en-US"/>
          </w:rPr>
          <w:delText xml:space="preserve">You should allow these to enable macros in these files to run; otherwise the medplot functionalities will not be available. If you get a warning like in above case, simply click the button on the right side of the warning to enable them. If the required permissions are granted, you should get a message that the RExcel integration toolbar was generated. </w:delText>
        </w:r>
      </w:del>
    </w:p>
    <w:p w:rsidR="00314966" w:rsidRPr="00314966" w:rsidDel="00EA7822" w:rsidRDefault="00314966" w:rsidP="00314966">
      <w:pPr>
        <w:rPr>
          <w:del w:id="68" w:author="Črt Ahlin" w:date="2013-09-21T17:41:00Z"/>
          <w:lang w:val="en-US"/>
        </w:rPr>
      </w:pPr>
      <w:del w:id="69" w:author="Črt Ahlin" w:date="2013-09-21T17:41:00Z">
        <w:r w:rsidRPr="00314966" w:rsidDel="00EA7822">
          <w:rPr>
            <w:noProof/>
            <w:lang w:val="en-US"/>
          </w:rPr>
          <w:drawing>
            <wp:inline distT="0" distB="0" distL="0" distR="0" wp14:anchorId="1B00487A" wp14:editId="74E926F1">
              <wp:extent cx="2238375" cy="1371600"/>
              <wp:effectExtent l="0" t="0" r="952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38375" cy="1371600"/>
                      </a:xfrm>
                      <a:prstGeom prst="rect">
                        <a:avLst/>
                      </a:prstGeom>
                    </pic:spPr>
                  </pic:pic>
                </a:graphicData>
              </a:graphic>
            </wp:inline>
          </w:drawing>
        </w:r>
      </w:del>
    </w:p>
    <w:p w:rsidR="00314966" w:rsidRPr="00314966" w:rsidDel="00EA7822" w:rsidRDefault="00314966" w:rsidP="00314966">
      <w:pPr>
        <w:rPr>
          <w:del w:id="70" w:author="Črt Ahlin" w:date="2013-09-21T17:41:00Z"/>
          <w:lang w:val="en-US"/>
        </w:rPr>
      </w:pPr>
      <w:del w:id="71" w:author="Črt Ahlin" w:date="2013-09-21T17:41:00Z">
        <w:r w:rsidRPr="00314966" w:rsidDel="00EA7822">
          <w:rPr>
            <w:lang w:val="en-US"/>
          </w:rPr>
          <w:delText>E.g.: the RExcel integration toolbar was created.</w:delText>
        </w:r>
      </w:del>
    </w:p>
    <w:p w:rsidR="00314966" w:rsidRPr="00314966" w:rsidDel="00EA7822" w:rsidRDefault="00314966" w:rsidP="00314966">
      <w:pPr>
        <w:rPr>
          <w:del w:id="72" w:author="Črt Ahlin" w:date="2013-09-21T17:41:00Z"/>
          <w:lang w:val="en-US"/>
        </w:rPr>
      </w:pPr>
      <w:del w:id="73" w:author="Črt Ahlin" w:date="2013-09-21T17:41:00Z">
        <w:r w:rsidRPr="00314966" w:rsidDel="00EA7822">
          <w:rPr>
            <w:lang w:val="en-US"/>
          </w:rPr>
          <w:delText>You can find the generated toolbar under the Add</w:delText>
        </w:r>
        <w:r w:rsidR="00DA7B1A" w:rsidDel="00EA7822">
          <w:rPr>
            <w:lang w:val="en-US"/>
          </w:rPr>
          <w:delText>-I</w:delText>
        </w:r>
        <w:r w:rsidRPr="00314966" w:rsidDel="00EA7822">
          <w:rPr>
            <w:lang w:val="en-US"/>
          </w:rPr>
          <w:delText>ns tab. A general RExcel toolbar is on the left side of the tab and the toolbar specific to medplot is on the right (assuming you have no other custom toolbars, of course; see screenshot below).</w:delText>
        </w:r>
      </w:del>
    </w:p>
    <w:p w:rsidR="008D33AF" w:rsidDel="00EA7822" w:rsidRDefault="008D33AF" w:rsidP="00314966">
      <w:pPr>
        <w:rPr>
          <w:del w:id="74" w:author="Črt Ahlin" w:date="2013-09-21T17:41:00Z"/>
          <w:lang w:val="en-US"/>
        </w:rPr>
      </w:pPr>
      <w:del w:id="75" w:author="Črt Ahlin" w:date="2013-09-21T17:41:00Z">
        <w:r w:rsidDel="00EA7822">
          <w:rPr>
            <w:noProof/>
            <w:lang w:val="en-US"/>
          </w:rPr>
          <w:drawing>
            <wp:inline distT="0" distB="0" distL="0" distR="0" wp14:anchorId="20CA37C5" wp14:editId="08CA3B2A">
              <wp:extent cx="4687200" cy="1137600"/>
              <wp:effectExtent l="0" t="0" r="0" b="5715"/>
              <wp:docPr id="21" name="Slika 21" descr="C:\Users\Crt Ahlin\Documents\Dropbox\PaperFigureViruses\Clanek\Medplot_Article\figures\medplotTool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t Ahlin\Documents\Dropbox\PaperFigureViruses\Clanek\Medplot_Article\figures\medplotToolba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200" cy="1137600"/>
                      </a:xfrm>
                      <a:prstGeom prst="rect">
                        <a:avLst/>
                      </a:prstGeom>
                      <a:noFill/>
                      <a:ln>
                        <a:noFill/>
                      </a:ln>
                    </pic:spPr>
                  </pic:pic>
                </a:graphicData>
              </a:graphic>
            </wp:inline>
          </w:drawing>
        </w:r>
      </w:del>
    </w:p>
    <w:p w:rsidR="00314966" w:rsidRPr="00314966" w:rsidDel="00EA7822" w:rsidRDefault="00314966" w:rsidP="00314966">
      <w:pPr>
        <w:rPr>
          <w:del w:id="76" w:author="Črt Ahlin" w:date="2013-09-21T17:41:00Z"/>
          <w:lang w:val="en-US"/>
        </w:rPr>
      </w:pPr>
      <w:del w:id="77" w:author="Črt Ahlin" w:date="2013-09-21T17:41:00Z">
        <w:r w:rsidRPr="00314966" w:rsidDel="00EA7822">
          <w:rPr>
            <w:lang w:val="en-US"/>
          </w:rPr>
          <w:delText>E.g.: The RExcel general toolbar and the medplot toolbar with buttons.</w:delText>
        </w:r>
      </w:del>
    </w:p>
    <w:p w:rsidR="00314966" w:rsidRPr="00314966" w:rsidDel="00EA7822" w:rsidRDefault="00314966" w:rsidP="00314966">
      <w:pPr>
        <w:rPr>
          <w:del w:id="78" w:author="Črt Ahlin" w:date="2013-09-21T17:41:00Z"/>
          <w:lang w:val="en-US"/>
        </w:rPr>
      </w:pPr>
      <w:del w:id="79" w:author="Črt Ahlin" w:date="2013-09-21T17:41:00Z">
        <w:r w:rsidRPr="00314966" w:rsidDel="00EA7822">
          <w:rPr>
            <w:lang w:val="en-US"/>
          </w:rPr>
          <w:delText>Clicking one of the buttons causes VBA (Visual Basic for Applications) code to be called. Some buttons are common to all the Excel template files and will be described in the following subchapters.</w:delText>
        </w:r>
      </w:del>
    </w:p>
    <w:p w:rsidR="00314966" w:rsidRPr="00314966" w:rsidDel="00EA7822" w:rsidRDefault="00314966" w:rsidP="00314966">
      <w:pPr>
        <w:pStyle w:val="Naslov3"/>
        <w:rPr>
          <w:del w:id="80" w:author="Črt Ahlin" w:date="2013-09-21T17:41:00Z"/>
          <w:lang w:val="en-US"/>
        </w:rPr>
      </w:pPr>
      <w:bookmarkStart w:id="81" w:name="_Toc355642196"/>
      <w:bookmarkStart w:id="82" w:name="_Toc364441627"/>
      <w:del w:id="83" w:author="Črt Ahlin" w:date="2013-09-21T17:41:00Z">
        <w:r w:rsidRPr="00314966" w:rsidDel="00EA7822">
          <w:rPr>
            <w:lang w:val="en-US"/>
          </w:rPr>
          <w:lastRenderedPageBreak/>
          <w:delText>“Stop R Server” button</w:delText>
        </w:r>
        <w:bookmarkEnd w:id="81"/>
        <w:bookmarkEnd w:id="82"/>
      </w:del>
    </w:p>
    <w:p w:rsidR="00314966" w:rsidRPr="00314966" w:rsidDel="00EA7822" w:rsidRDefault="00314966" w:rsidP="00314966">
      <w:pPr>
        <w:rPr>
          <w:del w:id="84" w:author="Črt Ahlin" w:date="2013-09-21T17:41:00Z"/>
          <w:lang w:val="en-US"/>
        </w:rPr>
      </w:pPr>
      <w:del w:id="85" w:author="Črt Ahlin" w:date="2013-09-21T17:41:00Z">
        <w:r w:rsidRPr="00314966" w:rsidDel="00EA7822">
          <w:rPr>
            <w:lang w:val="en-US"/>
          </w:rPr>
          <w:delText>Clicking the Stop R Server button will stop the R process, if one is running. This is only meant to be used if R misbehaves in some way, to stop it. It will start again automatically when another function requiring R is called.</w:delText>
        </w:r>
      </w:del>
    </w:p>
    <w:p w:rsidR="00314966" w:rsidRPr="00314966" w:rsidDel="00EA7822" w:rsidRDefault="00314966" w:rsidP="00314966">
      <w:pPr>
        <w:pStyle w:val="Naslov3"/>
        <w:rPr>
          <w:del w:id="86" w:author="Črt Ahlin" w:date="2013-09-21T17:41:00Z"/>
          <w:lang w:val="en-US"/>
        </w:rPr>
      </w:pPr>
      <w:bookmarkStart w:id="87" w:name="_Toc355642197"/>
      <w:bookmarkStart w:id="88" w:name="_Toc364441628"/>
      <w:del w:id="89" w:author="Črt Ahlin" w:date="2013-09-21T17:41:00Z">
        <w:r w:rsidRPr="00314966" w:rsidDel="00EA7822">
          <w:rPr>
            <w:lang w:val="en-US"/>
          </w:rPr>
          <w:delText>“Update medplot R package” button</w:delText>
        </w:r>
        <w:bookmarkEnd w:id="87"/>
        <w:bookmarkEnd w:id="88"/>
      </w:del>
    </w:p>
    <w:p w:rsidR="00314966" w:rsidRPr="00314966" w:rsidDel="00EA7822" w:rsidRDefault="00314966" w:rsidP="00314966">
      <w:pPr>
        <w:rPr>
          <w:del w:id="90" w:author="Črt Ahlin" w:date="2013-09-21T17:41:00Z"/>
          <w:lang w:val="en-US"/>
        </w:rPr>
      </w:pPr>
      <w:del w:id="91" w:author="Črt Ahlin" w:date="2013-09-21T17:41:00Z">
        <w:r w:rsidRPr="00314966" w:rsidDel="00EA7822">
          <w:rPr>
            <w:lang w:val="en-US"/>
          </w:rPr>
          <w:delText>Clicking the Update medplot R package button will start the R process (via RExcel add-in) and attempt to update the medplot package with the version in the GitHub repository (</w:delText>
        </w:r>
        <w:r w:rsidR="00220F91" w:rsidDel="00EA7822">
          <w:fldChar w:fldCharType="begin"/>
        </w:r>
        <w:r w:rsidR="00220F91" w:rsidDel="00EA7822">
          <w:delInstrText xml:space="preserve"> HYPERLINK "https://github.com/crtahlin/medplot" </w:delInstrText>
        </w:r>
        <w:r w:rsidR="00220F91" w:rsidDel="00EA7822">
          <w:fldChar w:fldCharType="separate"/>
        </w:r>
        <w:r w:rsidRPr="00314966" w:rsidDel="00EA7822">
          <w:rPr>
            <w:rStyle w:val="Hiperpovezava"/>
            <w:lang w:val="en-US"/>
          </w:rPr>
          <w:delText>https://github.com/crtahlin/medplot</w:delText>
        </w:r>
        <w:r w:rsidR="00220F91" w:rsidDel="00EA7822">
          <w:rPr>
            <w:rStyle w:val="Hiperpovezava"/>
            <w:lang w:val="en-US"/>
          </w:rPr>
          <w:fldChar w:fldCharType="end"/>
        </w:r>
        <w:r w:rsidRPr="00314966" w:rsidDel="00EA7822">
          <w:rPr>
            <w:lang w:val="en-US"/>
          </w:rPr>
          <w:delText>). You should have a working internet connection. The whole medplot subfolder in the R library gets updated if the update is successful. This includes both the R code and the Excel template files that contain the VBA code. This is meant to be used for on-the-fly code updates (hot fixes).</w:delText>
        </w:r>
      </w:del>
    </w:p>
    <w:p w:rsidR="00314966" w:rsidRPr="00314966" w:rsidDel="00EA7822" w:rsidRDefault="00314966" w:rsidP="00314966">
      <w:pPr>
        <w:rPr>
          <w:del w:id="92" w:author="Črt Ahlin" w:date="2013-09-21T17:41:00Z"/>
          <w:lang w:val="en-US"/>
        </w:rPr>
      </w:pPr>
      <w:del w:id="93" w:author="Črt Ahlin" w:date="2013-09-21T17:41:00Z">
        <w:r w:rsidRPr="00314966" w:rsidDel="00EA7822">
          <w:rPr>
            <w:lang w:val="en-US"/>
          </w:rPr>
          <w:delText>Note that you can probably still continue to use the Excel file that you have open at the moment of update; unless the update was also to the VBA code in the Excel file and the update is such, that the old VBA code is no longer compatible with the new functionality. In that case, you should use the new Excel template files, transferring your data to them.</w:delText>
        </w:r>
      </w:del>
    </w:p>
    <w:p w:rsidR="00314966" w:rsidRPr="00314966" w:rsidRDefault="00314966" w:rsidP="00314966">
      <w:pPr>
        <w:pStyle w:val="Naslov3"/>
        <w:rPr>
          <w:lang w:val="en-US"/>
        </w:rPr>
      </w:pPr>
      <w:bookmarkStart w:id="94" w:name="_Toc355642198"/>
      <w:bookmarkStart w:id="95" w:name="_Toc364441629"/>
      <w:r w:rsidRPr="00314966">
        <w:rPr>
          <w:lang w:val="en-US"/>
        </w:rPr>
        <w:t>Protected cells and sheets</w:t>
      </w:r>
      <w:bookmarkEnd w:id="94"/>
      <w:bookmarkEnd w:id="95"/>
    </w:p>
    <w:p w:rsidR="00314966" w:rsidRPr="00314966" w:rsidRDefault="00314966" w:rsidP="00314966">
      <w:pPr>
        <w:rPr>
          <w:lang w:val="en-US"/>
        </w:rPr>
      </w:pPr>
      <w:r w:rsidRPr="00314966">
        <w:rPr>
          <w:lang w:val="en-US"/>
        </w:rPr>
        <w:t xml:space="preserve">The sheets and cells in the Excel template files are protected in a sense, that the user cannot edit cells that he is not supposed to edit. The protection can be removed by users (no password is used), but this is discouraged as more mistakes are possible without protection enabled. </w:t>
      </w:r>
    </w:p>
    <w:p w:rsidR="00314966" w:rsidRPr="00314966" w:rsidDel="00EA7822" w:rsidRDefault="00314966" w:rsidP="00314966">
      <w:pPr>
        <w:pStyle w:val="Naslov3"/>
        <w:rPr>
          <w:del w:id="96" w:author="Črt Ahlin" w:date="2013-09-21T17:41:00Z"/>
          <w:lang w:val="en-US"/>
        </w:rPr>
      </w:pPr>
      <w:bookmarkStart w:id="97" w:name="_Toc355642199"/>
      <w:bookmarkStart w:id="98" w:name="_Toc364441630"/>
      <w:del w:id="99" w:author="Črt Ahlin" w:date="2013-09-21T17:41:00Z">
        <w:r w:rsidRPr="00314966" w:rsidDel="00EA7822">
          <w:rPr>
            <w:lang w:val="en-US"/>
          </w:rPr>
          <w:delText>Closing the Excel file</w:delText>
        </w:r>
        <w:bookmarkEnd w:id="97"/>
        <w:bookmarkEnd w:id="98"/>
      </w:del>
    </w:p>
    <w:p w:rsidR="00314966" w:rsidRPr="00314966" w:rsidDel="00EA7822" w:rsidRDefault="00314966" w:rsidP="00314966">
      <w:pPr>
        <w:rPr>
          <w:del w:id="100" w:author="Črt Ahlin" w:date="2013-09-21T17:41:00Z"/>
          <w:lang w:val="en-US"/>
        </w:rPr>
      </w:pPr>
      <w:del w:id="101" w:author="Črt Ahlin" w:date="2013-09-21T17:41:00Z">
        <w:r w:rsidRPr="00314966" w:rsidDel="00EA7822">
          <w:rPr>
            <w:lang w:val="en-US"/>
          </w:rPr>
          <w:delText>You should get a message that the RExcel toolbar was closed when closing the Excel file.</w:delText>
        </w:r>
      </w:del>
    </w:p>
    <w:p w:rsidR="00314966" w:rsidRPr="00314966" w:rsidDel="00EA7822" w:rsidRDefault="00314966" w:rsidP="00314966">
      <w:pPr>
        <w:rPr>
          <w:del w:id="102" w:author="Črt Ahlin" w:date="2013-09-21T17:41:00Z"/>
          <w:lang w:val="en-US"/>
        </w:rPr>
      </w:pPr>
      <w:del w:id="103" w:author="Črt Ahlin" w:date="2013-09-21T17:41:00Z">
        <w:r w:rsidRPr="00314966" w:rsidDel="00EA7822">
          <w:rPr>
            <w:noProof/>
            <w:lang w:val="en-US"/>
          </w:rPr>
          <w:drawing>
            <wp:inline distT="0" distB="0" distL="0" distR="0" wp14:anchorId="3CA647FB" wp14:editId="52242BFE">
              <wp:extent cx="1371600" cy="13716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71600" cy="1371600"/>
                      </a:xfrm>
                      <a:prstGeom prst="rect">
                        <a:avLst/>
                      </a:prstGeom>
                    </pic:spPr>
                  </pic:pic>
                </a:graphicData>
              </a:graphic>
            </wp:inline>
          </w:drawing>
        </w:r>
      </w:del>
    </w:p>
    <w:p w:rsidR="00314966" w:rsidRPr="00314966" w:rsidDel="00EA7822" w:rsidRDefault="00314966" w:rsidP="00314966">
      <w:pPr>
        <w:rPr>
          <w:del w:id="104" w:author="Črt Ahlin" w:date="2013-09-21T17:41:00Z"/>
          <w:lang w:val="en-US"/>
        </w:rPr>
      </w:pPr>
      <w:del w:id="105" w:author="Črt Ahlin" w:date="2013-09-21T17:41:00Z">
        <w:r w:rsidRPr="00314966" w:rsidDel="00EA7822">
          <w:rPr>
            <w:lang w:val="en-US"/>
          </w:rPr>
          <w:delText>E.g.: The RExcel integration toolbar was closed.</w:delText>
        </w:r>
      </w:del>
    </w:p>
    <w:p w:rsidR="00314966" w:rsidRPr="00314966" w:rsidDel="00EA7822" w:rsidRDefault="00314966" w:rsidP="00314966">
      <w:pPr>
        <w:rPr>
          <w:del w:id="106" w:author="Črt Ahlin" w:date="2013-09-21T17:41:00Z"/>
          <w:lang w:val="en-US"/>
        </w:rPr>
      </w:pPr>
      <w:del w:id="107" w:author="Črt Ahlin" w:date="2013-09-21T17:41:00Z">
        <w:r w:rsidRPr="00314966" w:rsidDel="00EA7822">
          <w:rPr>
            <w:lang w:val="en-US"/>
          </w:rPr>
          <w:delText xml:space="preserve">If you do not get the message, Excel was probably not closed correctly and the toolbar will persist in your following Excel sessions, even if they are not using the medplot package. If you wish to resolve this, open and close the Excel medplot file again. </w:delText>
        </w:r>
      </w:del>
    </w:p>
    <w:p w:rsidR="00314966" w:rsidRPr="00314966" w:rsidRDefault="00314966" w:rsidP="00314966">
      <w:pPr>
        <w:rPr>
          <w:lang w:val="en-US"/>
        </w:rPr>
      </w:pPr>
      <w:del w:id="108" w:author="Črt Ahlin" w:date="2013-09-21T17:41:00Z">
        <w:r w:rsidRPr="00314966" w:rsidDel="00EA7822">
          <w:rPr>
            <w:lang w:val="en-US"/>
          </w:rPr>
          <w:delText>In the next chapters, each of the Excel template file specifics will be described separately.</w:delText>
        </w:r>
      </w:del>
    </w:p>
    <w:p w:rsidR="00314966" w:rsidRPr="00314966" w:rsidRDefault="00314966" w:rsidP="00314966">
      <w:pPr>
        <w:pStyle w:val="Naslov2"/>
        <w:rPr>
          <w:lang w:val="en-US"/>
        </w:rPr>
      </w:pPr>
      <w:r w:rsidRPr="00314966">
        <w:rPr>
          <w:lang w:val="en-US"/>
        </w:rPr>
        <w:br w:type="page"/>
      </w:r>
    </w:p>
    <w:p w:rsidR="00314966" w:rsidRPr="00314966" w:rsidRDefault="00314966" w:rsidP="00314966">
      <w:pPr>
        <w:pStyle w:val="Naslov2"/>
        <w:rPr>
          <w:lang w:val="en-US"/>
        </w:rPr>
      </w:pPr>
      <w:bookmarkStart w:id="109" w:name="_Toc355642200"/>
      <w:bookmarkStart w:id="110" w:name="_Toc364441631"/>
      <w:r w:rsidRPr="00314966">
        <w:rPr>
          <w:lang w:val="en-US"/>
        </w:rPr>
        <w:lastRenderedPageBreak/>
        <w:t>PlotSymptoms</w:t>
      </w:r>
      <w:ins w:id="111" w:author="Črt Ahlin" w:date="2013-09-21T17:43:00Z">
        <w:r w:rsidR="00EA7822">
          <w:rPr>
            <w:lang w:val="en-US"/>
          </w:rPr>
          <w:t>_shiny</w:t>
        </w:r>
      </w:ins>
      <w:r w:rsidRPr="00314966">
        <w:rPr>
          <w:lang w:val="en-US"/>
        </w:rPr>
        <w:t>.xlsm spreadsheet usage instructions</w:t>
      </w:r>
      <w:bookmarkEnd w:id="109"/>
      <w:bookmarkEnd w:id="110"/>
    </w:p>
    <w:p w:rsidR="00314966" w:rsidRPr="00314966" w:rsidRDefault="00314966" w:rsidP="00314966">
      <w:pPr>
        <w:rPr>
          <w:lang w:val="en-US"/>
        </w:rPr>
      </w:pPr>
      <w:r w:rsidRPr="00314966">
        <w:rPr>
          <w:lang w:val="en-US"/>
        </w:rPr>
        <w:t xml:space="preserve">PlotSymptoms.xlsm relies on the R </w:t>
      </w:r>
      <w:r w:rsidRPr="00314966">
        <w:rPr>
          <w:rStyle w:val="ComputerChar"/>
        </w:rPr>
        <w:t>shiny</w:t>
      </w:r>
      <w:r w:rsidRPr="00314966">
        <w:rPr>
          <w:lang w:val="en-US"/>
        </w:rPr>
        <w:t xml:space="preserve"> package </w:t>
      </w:r>
      <w:r w:rsidRPr="00314966">
        <w:rPr>
          <w:lang w:val="en-US"/>
        </w:rPr>
        <w:fldChar w:fldCharType="begin" w:fldLock="1"/>
      </w:r>
      <w:r w:rsidRPr="00314966">
        <w:rPr>
          <w:lang w:val="en-US"/>
        </w:rPr>
        <w:instrText>ADDIN CSL_CITATION { "citationItems" : [ { "id" : "ITEM-1", "itemData" : { "author" : [ { "dropping-particle" : "", "family" : "RStudio", "given" : "", "non-dropping-particle" : "", "parse-names" : false, "suffix" : "" }, { "dropping-particle" : "", "family" : "Inc.", "given" : "", "non-dropping-particle" : "", "parse-names" : false, "suffix" : "" } ], "id" : "ITEM-1", "issued" : { "date-parts" : [ [ "2013" ] ] }, "note" : "R package version 0.5.0", "title" : "shiny: Web Application Framework for R", "type" : "article" }, "uris" : [ "http://www.mendeley.com/documents/?uuid=a6b63eff-d6b1-4bac-87c2-6ba08e04b9fa" ] } ], "mendeley" : { "previouslyFormattedCitation" : "(RStudio &amp; Inc., 2013)" }, "properties" : { "noteIndex" : 0 }, "schema" : "https://github.com/citation-style-language/schema/raw/master/csl-citation.json" }</w:instrText>
      </w:r>
      <w:r w:rsidRPr="00314966">
        <w:rPr>
          <w:lang w:val="en-US"/>
        </w:rPr>
        <w:fldChar w:fldCharType="separate"/>
      </w:r>
      <w:r w:rsidRPr="00314966">
        <w:rPr>
          <w:noProof/>
          <w:lang w:val="en-US"/>
        </w:rPr>
        <w:t>(RStudio &amp; Inc., 2013)</w:t>
      </w:r>
      <w:r w:rsidRPr="00314966">
        <w:rPr>
          <w:lang w:val="en-US"/>
        </w:rPr>
        <w:fldChar w:fldCharType="end"/>
      </w:r>
      <w:r w:rsidRPr="00314966">
        <w:rPr>
          <w:lang w:val="en-US"/>
        </w:rPr>
        <w:t xml:space="preserve">, which runs </w:t>
      </w:r>
      <w:del w:id="112" w:author="Črt Ahlin" w:date="2013-09-21T17:42:00Z">
        <w:r w:rsidRPr="00314966" w:rsidDel="00EA7822">
          <w:rPr>
            <w:lang w:val="en-US"/>
          </w:rPr>
          <w:delText>a simple</w:delText>
        </w:r>
      </w:del>
      <w:ins w:id="113" w:author="Črt Ahlin" w:date="2013-09-21T17:42:00Z">
        <w:r w:rsidR="00EA7822">
          <w:rPr>
            <w:lang w:val="en-US"/>
          </w:rPr>
          <w:t>behind a</w:t>
        </w:r>
      </w:ins>
      <w:r w:rsidRPr="00314966">
        <w:rPr>
          <w:lang w:val="en-US"/>
        </w:rPr>
        <w:t xml:space="preserve"> web server </w:t>
      </w:r>
      <w:del w:id="114" w:author="Črt Ahlin" w:date="2013-09-21T17:42:00Z">
        <w:r w:rsidRPr="00314966" w:rsidDel="00EA7822">
          <w:rPr>
            <w:lang w:val="en-US"/>
          </w:rPr>
          <w:delText xml:space="preserve">on the local machine </w:delText>
        </w:r>
      </w:del>
      <w:r w:rsidRPr="00314966">
        <w:rPr>
          <w:lang w:val="en-US"/>
        </w:rPr>
        <w:t>and renders a plot the user can manipulate via a web browser.</w:t>
      </w:r>
    </w:p>
    <w:p w:rsidR="00314966" w:rsidRPr="00314966" w:rsidRDefault="00314966" w:rsidP="00314966">
      <w:pPr>
        <w:rPr>
          <w:lang w:val="en-US"/>
        </w:rPr>
      </w:pPr>
      <w:r w:rsidRPr="00314966">
        <w:rPr>
          <w:lang w:val="en-US"/>
        </w:rPr>
        <w:t>The PlotSymptoms.xlsm contains the following sheets:</w:t>
      </w:r>
    </w:p>
    <w:p w:rsidR="00314966" w:rsidRPr="00314966" w:rsidRDefault="00314966" w:rsidP="00314966">
      <w:pPr>
        <w:pStyle w:val="Odstavekseznama"/>
        <w:numPr>
          <w:ilvl w:val="0"/>
          <w:numId w:val="8"/>
        </w:numPr>
        <w:rPr>
          <w:lang w:val="en-US"/>
        </w:rPr>
      </w:pPr>
      <w:r w:rsidRPr="00314966">
        <w:rPr>
          <w:lang w:val="en-US"/>
        </w:rPr>
        <w:t>DATA</w:t>
      </w:r>
    </w:p>
    <w:p w:rsidR="00314966" w:rsidRPr="00314966" w:rsidRDefault="00314966" w:rsidP="00314966">
      <w:pPr>
        <w:pStyle w:val="Odstavekseznama"/>
        <w:numPr>
          <w:ilvl w:val="0"/>
          <w:numId w:val="8"/>
        </w:numPr>
        <w:rPr>
          <w:lang w:val="en-US"/>
        </w:rPr>
      </w:pPr>
      <w:r w:rsidRPr="00314966">
        <w:rPr>
          <w:lang w:val="en-US"/>
        </w:rPr>
        <w:t>PATIENTS</w:t>
      </w:r>
    </w:p>
    <w:p w:rsidR="00314966" w:rsidRPr="00314966" w:rsidDel="00EA7822" w:rsidRDefault="00314966" w:rsidP="00314966">
      <w:pPr>
        <w:pStyle w:val="Odstavekseznama"/>
        <w:numPr>
          <w:ilvl w:val="0"/>
          <w:numId w:val="8"/>
        </w:numPr>
        <w:rPr>
          <w:del w:id="115" w:author="Črt Ahlin" w:date="2013-09-21T17:44:00Z"/>
          <w:lang w:val="en-US"/>
        </w:rPr>
      </w:pPr>
      <w:del w:id="116" w:author="Črt Ahlin" w:date="2013-09-21T17:44:00Z">
        <w:r w:rsidRPr="00314966" w:rsidDel="00EA7822">
          <w:rPr>
            <w:lang w:val="en-US"/>
          </w:rPr>
          <w:delText>SETTINGS</w:delText>
        </w:r>
      </w:del>
    </w:p>
    <w:p w:rsidR="00314966" w:rsidRPr="00314966" w:rsidDel="00EA7822" w:rsidRDefault="00314966" w:rsidP="00314966">
      <w:pPr>
        <w:pStyle w:val="Odstavekseznama"/>
        <w:numPr>
          <w:ilvl w:val="0"/>
          <w:numId w:val="8"/>
        </w:numPr>
        <w:rPr>
          <w:del w:id="117" w:author="Črt Ahlin" w:date="2013-09-21T17:44:00Z"/>
          <w:lang w:val="en-US"/>
        </w:rPr>
      </w:pPr>
      <w:del w:id="118" w:author="Črt Ahlin" w:date="2013-09-21T17:44:00Z">
        <w:r w:rsidRPr="00314966" w:rsidDel="00EA7822">
          <w:rPr>
            <w:lang w:val="en-US"/>
          </w:rPr>
          <w:delText>ERRORS</w:delText>
        </w:r>
      </w:del>
    </w:p>
    <w:p w:rsidR="00314966" w:rsidRPr="00314966" w:rsidRDefault="00EA7822" w:rsidP="00314966">
      <w:pPr>
        <w:rPr>
          <w:lang w:val="en-US"/>
        </w:rPr>
      </w:pPr>
      <w:ins w:id="119" w:author="Črt Ahlin" w:date="2013-09-21T17:43:00Z">
        <w:r>
          <w:rPr>
            <w:noProof/>
            <w:lang w:val="en-US"/>
          </w:rPr>
          <w:drawing>
            <wp:inline distT="0" distB="0" distL="0" distR="0" wp14:anchorId="71358CF0" wp14:editId="1F4FBC94">
              <wp:extent cx="3248025" cy="809625"/>
              <wp:effectExtent l="0" t="0" r="952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48025" cy="809625"/>
                      </a:xfrm>
                      <a:prstGeom prst="rect">
                        <a:avLst/>
                      </a:prstGeom>
                    </pic:spPr>
                  </pic:pic>
                </a:graphicData>
              </a:graphic>
            </wp:inline>
          </w:drawing>
        </w:r>
      </w:ins>
      <w:del w:id="120" w:author="Črt Ahlin" w:date="2013-09-21T17:44:00Z">
        <w:r w:rsidR="00314966" w:rsidRPr="00314966" w:rsidDel="00EA7822">
          <w:rPr>
            <w:noProof/>
            <w:lang w:val="en-US"/>
          </w:rPr>
          <w:drawing>
            <wp:inline distT="0" distB="0" distL="0" distR="0" wp14:anchorId="08DBA6F6" wp14:editId="6DA0F339">
              <wp:extent cx="3657600" cy="638175"/>
              <wp:effectExtent l="0" t="0" r="0" b="952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638175"/>
                      </a:xfrm>
                      <a:prstGeom prst="rect">
                        <a:avLst/>
                      </a:prstGeom>
                    </pic:spPr>
                  </pic:pic>
                </a:graphicData>
              </a:graphic>
            </wp:inline>
          </w:drawing>
        </w:r>
      </w:del>
    </w:p>
    <w:p w:rsidR="00314966" w:rsidRPr="00314966" w:rsidRDefault="00314966" w:rsidP="00314966">
      <w:pPr>
        <w:rPr>
          <w:lang w:val="en-US"/>
        </w:rPr>
      </w:pPr>
      <w:r w:rsidRPr="00314966">
        <w:rPr>
          <w:lang w:val="en-US"/>
        </w:rPr>
        <w:t>E.g.: Sheets in PlotSymptoms.xlsm.</w:t>
      </w:r>
    </w:p>
    <w:p w:rsidR="00314966" w:rsidRPr="00314966" w:rsidRDefault="00314966" w:rsidP="00314966">
      <w:pPr>
        <w:rPr>
          <w:lang w:val="en-US"/>
        </w:rPr>
      </w:pPr>
      <w:r w:rsidRPr="00314966">
        <w:rPr>
          <w:lang w:val="en-US"/>
        </w:rPr>
        <w:t>The sheets will be described in the order the user should refer to them in the following subparagraphs.</w:t>
      </w:r>
    </w:p>
    <w:p w:rsidR="00314966" w:rsidRPr="00314966" w:rsidDel="00EA7822" w:rsidRDefault="00314966" w:rsidP="00314966">
      <w:pPr>
        <w:pStyle w:val="Naslov3"/>
        <w:rPr>
          <w:del w:id="121" w:author="Črt Ahlin" w:date="2013-09-21T17:44:00Z"/>
          <w:lang w:val="en-US"/>
        </w:rPr>
      </w:pPr>
      <w:bookmarkStart w:id="122" w:name="_Toc355642201"/>
      <w:bookmarkStart w:id="123" w:name="_Toc364441632"/>
      <w:del w:id="124" w:author="Črt Ahlin" w:date="2013-09-21T17:44:00Z">
        <w:r w:rsidRPr="00314966" w:rsidDel="00EA7822">
          <w:rPr>
            <w:lang w:val="en-US"/>
          </w:rPr>
          <w:delText>“SETTINGS” sheet</w:delText>
        </w:r>
        <w:bookmarkEnd w:id="122"/>
        <w:bookmarkEnd w:id="123"/>
      </w:del>
    </w:p>
    <w:p w:rsidR="00314966" w:rsidRPr="00314966" w:rsidDel="00EA7822" w:rsidRDefault="00314966" w:rsidP="00314966">
      <w:pPr>
        <w:rPr>
          <w:del w:id="125" w:author="Črt Ahlin" w:date="2013-09-21T17:44:00Z"/>
          <w:lang w:val="en-US"/>
        </w:rPr>
      </w:pPr>
      <w:del w:id="126" w:author="Črt Ahlin" w:date="2013-09-21T17:44:00Z">
        <w:r w:rsidRPr="00314966" w:rsidDel="00EA7822">
          <w:rPr>
            <w:lang w:val="en-US"/>
          </w:rPr>
          <w:delText xml:space="preserve">The SETTINGS sheet contains the parameters the user must set before running the plotting function. The user should set the correct values in the light blue fields (the rest of the fields are write protected and read-only). </w:delText>
        </w:r>
      </w:del>
    </w:p>
    <w:p w:rsidR="00314966" w:rsidRPr="00314966" w:rsidDel="00EA7822" w:rsidRDefault="00314966" w:rsidP="00314966">
      <w:pPr>
        <w:rPr>
          <w:del w:id="127" w:author="Črt Ahlin" w:date="2013-09-21T17:44:00Z"/>
          <w:lang w:val="en-US"/>
        </w:rPr>
      </w:pPr>
      <w:del w:id="128" w:author="Črt Ahlin" w:date="2013-09-21T17:44:00Z">
        <w:r w:rsidRPr="00314966" w:rsidDel="00EA7822">
          <w:rPr>
            <w:lang w:val="en-US"/>
          </w:rPr>
          <w:delText>Working folder containing R scripts (e.g. C:\R\scripts): set path to the folder containing the R code for the shiny application, e.g. the Symptoms.R file. The code is installed together with the medplot package and should be a subfolder of the medplot folder, named “shinyapp_symptoms” (see screenshot for example)</w:delText>
        </w:r>
        <w:r w:rsidR="008D33AF" w:rsidDel="00EA7822">
          <w:rPr>
            <w:lang w:val="en-US"/>
          </w:rPr>
          <w:delText>.</w:delText>
        </w:r>
      </w:del>
    </w:p>
    <w:p w:rsidR="00314966" w:rsidRPr="00314966" w:rsidDel="00EA7822" w:rsidRDefault="00314966" w:rsidP="00314966">
      <w:pPr>
        <w:rPr>
          <w:del w:id="129" w:author="Črt Ahlin" w:date="2013-09-21T17:44:00Z"/>
          <w:lang w:val="en-US"/>
        </w:rPr>
      </w:pPr>
      <w:del w:id="130" w:author="Črt Ahlin" w:date="2013-09-21T17:44:00Z">
        <w:r w:rsidRPr="00314966" w:rsidDel="00EA7822">
          <w:rPr>
            <w:lang w:val="en-US"/>
          </w:rPr>
          <w:delText>Folder containing R executable files (e.g. C:\Program Files\R\bin): set path to the folder containing the R executable files, e.g. Rscript.exe. This depends on your operating system and R version. (see screenshot for example)</w:delText>
        </w:r>
      </w:del>
    </w:p>
    <w:p w:rsidR="00314966" w:rsidRPr="00314966" w:rsidDel="00EA7822" w:rsidRDefault="00314966" w:rsidP="00314966">
      <w:pPr>
        <w:rPr>
          <w:del w:id="131" w:author="Črt Ahlin" w:date="2013-09-21T17:44:00Z"/>
          <w:lang w:val="en-US"/>
        </w:rPr>
      </w:pPr>
      <w:del w:id="132" w:author="Črt Ahlin" w:date="2013-09-21T17:44:00Z">
        <w:r w:rsidRPr="00314966" w:rsidDel="00EA7822">
          <w:rPr>
            <w:noProof/>
            <w:lang w:val="en-US"/>
          </w:rPr>
          <w:drawing>
            <wp:inline distT="0" distB="0" distL="0" distR="0" wp14:anchorId="00029117" wp14:editId="7D84D4ED">
              <wp:extent cx="5760720" cy="76923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769239"/>
                      </a:xfrm>
                      <a:prstGeom prst="rect">
                        <a:avLst/>
                      </a:prstGeom>
                    </pic:spPr>
                  </pic:pic>
                </a:graphicData>
              </a:graphic>
            </wp:inline>
          </w:drawing>
        </w:r>
      </w:del>
    </w:p>
    <w:p w:rsidR="00314966" w:rsidRPr="00314966" w:rsidDel="00EA7822" w:rsidRDefault="00314966" w:rsidP="00314966">
      <w:pPr>
        <w:rPr>
          <w:del w:id="133" w:author="Črt Ahlin" w:date="2013-09-21T17:44:00Z"/>
          <w:lang w:val="en-US"/>
        </w:rPr>
      </w:pPr>
      <w:del w:id="134" w:author="Črt Ahlin" w:date="2013-09-21T17:44:00Z">
        <w:r w:rsidRPr="00314966" w:rsidDel="00EA7822">
          <w:rPr>
            <w:lang w:val="en-US"/>
          </w:rPr>
          <w:delText>E.g.: Screenshot of the SETTINGS sheet.</w:delText>
        </w:r>
      </w:del>
    </w:p>
    <w:p w:rsidR="00314966" w:rsidRPr="00314966" w:rsidRDefault="00314966" w:rsidP="00314966">
      <w:pPr>
        <w:rPr>
          <w:lang w:val="en-US"/>
        </w:rPr>
      </w:pPr>
    </w:p>
    <w:p w:rsidR="00314966" w:rsidRPr="00314966" w:rsidRDefault="00314966" w:rsidP="00314966">
      <w:pPr>
        <w:pStyle w:val="Naslov3"/>
        <w:rPr>
          <w:lang w:val="en-US"/>
        </w:rPr>
      </w:pPr>
      <w:bookmarkStart w:id="135" w:name="_Toc355642202"/>
      <w:bookmarkStart w:id="136" w:name="_Toc364441633"/>
      <w:r w:rsidRPr="00314966">
        <w:rPr>
          <w:lang w:val="en-US"/>
        </w:rPr>
        <w:lastRenderedPageBreak/>
        <w:t>“PATIENTS” sheet</w:t>
      </w:r>
      <w:bookmarkEnd w:id="135"/>
      <w:bookmarkEnd w:id="136"/>
    </w:p>
    <w:p w:rsidR="00314966" w:rsidRPr="00314966" w:rsidRDefault="00314966" w:rsidP="00314966">
      <w:pPr>
        <w:rPr>
          <w:lang w:val="en-US"/>
        </w:rPr>
      </w:pPr>
      <w:r w:rsidRPr="00314966">
        <w:rPr>
          <w:lang w:val="en-US"/>
        </w:rPr>
        <w:t>The PATIENTS sheet contains names of the patients. For data integrity purposes only patients listed on this sheet can be entered on the DATA sheet.</w:t>
      </w:r>
    </w:p>
    <w:p w:rsidR="00314966" w:rsidRPr="00314966" w:rsidRDefault="00314966" w:rsidP="00314966">
      <w:pPr>
        <w:rPr>
          <w:lang w:val="en-US"/>
        </w:rPr>
      </w:pPr>
      <w:r w:rsidRPr="00314966">
        <w:rPr>
          <w:noProof/>
          <w:lang w:val="en-US"/>
        </w:rPr>
        <w:drawing>
          <wp:inline distT="0" distB="0" distL="0" distR="0" wp14:anchorId="1906D3D9" wp14:editId="35F9FDBB">
            <wp:extent cx="1485900" cy="2219325"/>
            <wp:effectExtent l="0" t="0" r="0" b="952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85900" cy="2219325"/>
                    </a:xfrm>
                    <a:prstGeom prst="rect">
                      <a:avLst/>
                    </a:prstGeom>
                  </pic:spPr>
                </pic:pic>
              </a:graphicData>
            </a:graphic>
          </wp:inline>
        </w:drawing>
      </w:r>
    </w:p>
    <w:p w:rsidR="00314966" w:rsidRPr="00314966" w:rsidRDefault="00314966" w:rsidP="00314966">
      <w:pPr>
        <w:rPr>
          <w:lang w:val="en-US"/>
        </w:rPr>
      </w:pPr>
      <w:r w:rsidRPr="00314966">
        <w:rPr>
          <w:lang w:val="en-US"/>
        </w:rPr>
        <w:t>E.g.: Sample patients on the PATIENTS sheet.</w:t>
      </w:r>
    </w:p>
    <w:p w:rsidR="00314966" w:rsidRPr="00314966" w:rsidRDefault="00314966" w:rsidP="00314966">
      <w:pPr>
        <w:pStyle w:val="Naslov3"/>
        <w:rPr>
          <w:lang w:val="en-US"/>
        </w:rPr>
      </w:pPr>
      <w:bookmarkStart w:id="137" w:name="_Toc355642203"/>
      <w:bookmarkStart w:id="138" w:name="_Toc364441634"/>
      <w:r w:rsidRPr="00314966">
        <w:rPr>
          <w:lang w:val="en-US"/>
        </w:rPr>
        <w:t>“DATA” sheet</w:t>
      </w:r>
      <w:bookmarkEnd w:id="137"/>
      <w:bookmarkEnd w:id="138"/>
    </w:p>
    <w:p w:rsidR="00314966" w:rsidRPr="00314966" w:rsidRDefault="00314966" w:rsidP="00314966">
      <w:pPr>
        <w:rPr>
          <w:lang w:val="en-US"/>
        </w:rPr>
      </w:pPr>
      <w:r w:rsidRPr="00314966">
        <w:rPr>
          <w:lang w:val="en-US"/>
        </w:rPr>
        <w:t xml:space="preserve">The DATA sheet contains the patients, the dates of checkups and the severity of reported symptoms. Each line of data represents one date of one patient checkup. </w:t>
      </w:r>
    </w:p>
    <w:p w:rsidR="00314966" w:rsidRPr="00314966" w:rsidRDefault="00314966" w:rsidP="00314966">
      <w:pPr>
        <w:rPr>
          <w:lang w:val="en-US"/>
        </w:rPr>
      </w:pPr>
      <w:r w:rsidRPr="00314966">
        <w:rPr>
          <w:lang w:val="en-US"/>
        </w:rPr>
        <w:t xml:space="preserve">The user can edit the column names after the Date </w:t>
      </w:r>
      <w:del w:id="139" w:author="Črt Ahlin" w:date="2013-09-21T17:45:00Z">
        <w:r w:rsidRPr="00314966" w:rsidDel="00EA7822">
          <w:rPr>
            <w:lang w:val="en-US"/>
          </w:rPr>
          <w:delText>column, which represent</w:delText>
        </w:r>
      </w:del>
      <w:ins w:id="140" w:author="Črt Ahlin" w:date="2013-09-21T17:45:00Z">
        <w:r w:rsidR="00EA7822" w:rsidRPr="00314966">
          <w:rPr>
            <w:lang w:val="en-US"/>
          </w:rPr>
          <w:t>column, which represents</w:t>
        </w:r>
      </w:ins>
      <w:r w:rsidRPr="00314966">
        <w:rPr>
          <w:lang w:val="en-US"/>
        </w:rPr>
        <w:t xml:space="preserve"> the symptom names. Names in the Patient column should be entered as they are listed on the PATIENTS sheet. Names not listed on this sheet are not valid. Dates in the Date column should be entered in DD.MM.YYYY format. Severity of symptoms should be entered a</w:t>
      </w:r>
      <w:r w:rsidR="008D33AF">
        <w:rPr>
          <w:lang w:val="en-US"/>
        </w:rPr>
        <w:t>s</w:t>
      </w:r>
      <w:r w:rsidRPr="00314966">
        <w:rPr>
          <w:lang w:val="en-US"/>
        </w:rPr>
        <w:t xml:space="preserve"> an integer value between and including 0 and 10.</w:t>
      </w:r>
    </w:p>
    <w:p w:rsidR="00314966" w:rsidRPr="00314966" w:rsidRDefault="00314966" w:rsidP="00314966">
      <w:pPr>
        <w:rPr>
          <w:lang w:val="en-US"/>
        </w:rPr>
      </w:pPr>
      <w:r w:rsidRPr="00314966">
        <w:rPr>
          <w:noProof/>
          <w:lang w:val="en-US"/>
        </w:rPr>
        <w:drawing>
          <wp:inline distT="0" distB="0" distL="0" distR="0" wp14:anchorId="5287B6DD" wp14:editId="3B7F2483">
            <wp:extent cx="5238750" cy="21336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8750" cy="2133600"/>
                    </a:xfrm>
                    <a:prstGeom prst="rect">
                      <a:avLst/>
                    </a:prstGeom>
                  </pic:spPr>
                </pic:pic>
              </a:graphicData>
            </a:graphic>
          </wp:inline>
        </w:drawing>
      </w:r>
    </w:p>
    <w:p w:rsidR="00314966" w:rsidRPr="00314966" w:rsidRDefault="00314966" w:rsidP="00314966">
      <w:pPr>
        <w:rPr>
          <w:lang w:val="en-US"/>
        </w:rPr>
      </w:pPr>
      <w:r w:rsidRPr="00314966">
        <w:rPr>
          <w:lang w:val="en-US"/>
        </w:rPr>
        <w:t>E.g.: Sample data on the DATA sheet.</w:t>
      </w:r>
    </w:p>
    <w:p w:rsidR="00314966" w:rsidRPr="00314966" w:rsidDel="00EA7822" w:rsidRDefault="00314966" w:rsidP="00314966">
      <w:pPr>
        <w:pStyle w:val="Naslov3"/>
        <w:rPr>
          <w:del w:id="141" w:author="Črt Ahlin" w:date="2013-09-21T17:45:00Z"/>
          <w:lang w:val="en-US"/>
        </w:rPr>
      </w:pPr>
      <w:bookmarkStart w:id="142" w:name="_Toc355642204"/>
      <w:bookmarkStart w:id="143" w:name="_Toc364441635"/>
      <w:del w:id="144" w:author="Črt Ahlin" w:date="2013-09-21T17:45:00Z">
        <w:r w:rsidRPr="00314966" w:rsidDel="00EA7822">
          <w:rPr>
            <w:lang w:val="en-US"/>
          </w:rPr>
          <w:delText>“ERRORS” sheet</w:delText>
        </w:r>
        <w:bookmarkEnd w:id="142"/>
        <w:bookmarkEnd w:id="143"/>
      </w:del>
    </w:p>
    <w:p w:rsidR="00314966" w:rsidRPr="00314966" w:rsidDel="00EA7822" w:rsidRDefault="00314966" w:rsidP="00314966">
      <w:pPr>
        <w:rPr>
          <w:del w:id="145" w:author="Črt Ahlin" w:date="2013-09-21T17:45:00Z"/>
          <w:lang w:val="en-US"/>
        </w:rPr>
      </w:pPr>
      <w:del w:id="146" w:author="Črt Ahlin" w:date="2013-09-21T17:45:00Z">
        <w:r w:rsidRPr="00314966" w:rsidDel="00EA7822">
          <w:rPr>
            <w:lang w:val="en-US"/>
          </w:rPr>
          <w:delText>Potential errors get listed on the ERRORS sheet. The user should check the sheet after running the plotting function.</w:delText>
        </w:r>
      </w:del>
    </w:p>
    <w:p w:rsidR="00314966" w:rsidRPr="00314966" w:rsidRDefault="00314966" w:rsidP="00314966">
      <w:pPr>
        <w:pStyle w:val="Naslov3"/>
        <w:rPr>
          <w:lang w:val="en-US"/>
        </w:rPr>
      </w:pPr>
      <w:bookmarkStart w:id="147" w:name="_Toc355642205"/>
      <w:bookmarkStart w:id="148" w:name="_Toc364441636"/>
      <w:r w:rsidRPr="00314966">
        <w:rPr>
          <w:lang w:val="en-US"/>
        </w:rPr>
        <w:lastRenderedPageBreak/>
        <w:t>Running the plotting function</w:t>
      </w:r>
      <w:bookmarkEnd w:id="147"/>
      <w:bookmarkEnd w:id="148"/>
    </w:p>
    <w:p w:rsidR="00314966" w:rsidRPr="00314966" w:rsidDel="00EA7822" w:rsidRDefault="00314966" w:rsidP="00314966">
      <w:pPr>
        <w:rPr>
          <w:del w:id="149" w:author="Črt Ahlin" w:date="2013-09-21T17:45:00Z"/>
          <w:lang w:val="en-US"/>
        </w:rPr>
      </w:pPr>
      <w:del w:id="150" w:author="Črt Ahlin" w:date="2013-09-21T17:45:00Z">
        <w:r w:rsidRPr="00314966" w:rsidDel="00EA7822">
          <w:rPr>
            <w:lang w:val="en-US"/>
          </w:rPr>
          <w:delText>The user can start the plotting function by clicking the button Run Shiny on the medplot toolbar.</w:delText>
        </w:r>
      </w:del>
    </w:p>
    <w:p w:rsidR="008D33AF" w:rsidRPr="00314966" w:rsidDel="00EA7822" w:rsidRDefault="008D33AF" w:rsidP="00314966">
      <w:pPr>
        <w:rPr>
          <w:del w:id="151" w:author="Črt Ahlin" w:date="2013-09-21T17:45:00Z"/>
          <w:lang w:val="en-US"/>
        </w:rPr>
      </w:pPr>
      <w:del w:id="152" w:author="Črt Ahlin" w:date="2013-09-21T17:45:00Z">
        <w:r w:rsidDel="00EA7822">
          <w:rPr>
            <w:noProof/>
            <w:lang w:val="en-US"/>
          </w:rPr>
          <w:drawing>
            <wp:inline distT="0" distB="0" distL="0" distR="0" wp14:anchorId="5617A541" wp14:editId="642B994F">
              <wp:extent cx="3200400" cy="1184400"/>
              <wp:effectExtent l="0" t="0" r="0" b="0"/>
              <wp:docPr id="22" name="Slika 22" descr="C:\Users\Crt Ahlin\Documents\Dropbox\PaperFigureViruses\Clanek\Medplot_Article\figures\ScreenCaptures\PlotSymptomsADDIN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t Ahlin\Documents\Dropbox\PaperFigureViruses\Clanek\Medplot_Article\figures\ScreenCaptures\PlotSymptomsADDINSToolbar.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6413" b="77984"/>
                      <a:stretch/>
                    </pic:blipFill>
                    <pic:spPr bwMode="auto">
                      <a:xfrm>
                        <a:off x="0" y="0"/>
                        <a:ext cx="3200400" cy="1184400"/>
                      </a:xfrm>
                      <a:prstGeom prst="rect">
                        <a:avLst/>
                      </a:prstGeom>
                      <a:noFill/>
                      <a:ln>
                        <a:noFill/>
                      </a:ln>
                      <a:extLst>
                        <a:ext uri="{53640926-AAD7-44D8-BBD7-CCE9431645EC}">
                          <a14:shadowObscured xmlns:a14="http://schemas.microsoft.com/office/drawing/2010/main"/>
                        </a:ext>
                      </a:extLst>
                    </pic:spPr>
                  </pic:pic>
                </a:graphicData>
              </a:graphic>
            </wp:inline>
          </w:drawing>
        </w:r>
      </w:del>
    </w:p>
    <w:p w:rsidR="00314966" w:rsidDel="00EA7822" w:rsidRDefault="00314966" w:rsidP="00314966">
      <w:pPr>
        <w:rPr>
          <w:del w:id="153" w:author="Črt Ahlin" w:date="2013-09-21T17:45:00Z"/>
          <w:lang w:val="en-US"/>
        </w:rPr>
      </w:pPr>
      <w:del w:id="154" w:author="Črt Ahlin" w:date="2013-09-21T17:45:00Z">
        <w:r w:rsidRPr="00314966" w:rsidDel="00EA7822">
          <w:rPr>
            <w:lang w:val="en-US"/>
          </w:rPr>
          <w:delText>E.g.: Example of the Run Shiny button.</w:delText>
        </w:r>
      </w:del>
    </w:p>
    <w:p w:rsidR="00EA7822" w:rsidRDefault="00EA7822" w:rsidP="00314966">
      <w:pPr>
        <w:rPr>
          <w:ins w:id="155" w:author="Črt Ahlin" w:date="2013-09-21T17:52:00Z"/>
          <w:lang w:val="en-US"/>
        </w:rPr>
      </w:pPr>
      <w:ins w:id="156" w:author="Črt Ahlin" w:date="2013-09-21T17:47:00Z">
        <w:r>
          <w:rPr>
            <w:lang w:val="en-US"/>
          </w:rPr>
          <w:t xml:space="preserve">An R shiny app should be started either </w:t>
        </w:r>
      </w:ins>
      <w:ins w:id="157" w:author="Črt Ahlin" w:date="2013-09-21T17:51:00Z">
        <w:r w:rsidR="00C372F0">
          <w:rPr>
            <w:lang w:val="en-US"/>
          </w:rPr>
          <w:t>on a local server</w:t>
        </w:r>
      </w:ins>
      <w:ins w:id="158" w:author="Črt Ahlin" w:date="2013-09-21T17:47:00Z">
        <w:r>
          <w:rPr>
            <w:lang w:val="en-US"/>
          </w:rPr>
          <w:t xml:space="preserve"> or on a remote server. </w:t>
        </w:r>
      </w:ins>
      <w:ins w:id="159" w:author="Črt Ahlin" w:date="2013-09-21T17:48:00Z">
        <w:r>
          <w:rPr>
            <w:lang w:val="en-US"/>
          </w:rPr>
          <w:t xml:space="preserve">The user then communicates with the app through a web browser, pointing to the address of the server. </w:t>
        </w:r>
      </w:ins>
      <w:ins w:id="160" w:author="Črt Ahlin" w:date="2013-09-21T17:49:00Z">
        <w:r>
          <w:rPr>
            <w:lang w:val="en-US"/>
          </w:rPr>
          <w:t xml:space="preserve"> </w:t>
        </w:r>
      </w:ins>
      <w:ins w:id="161" w:author="Črt Ahlin" w:date="2013-09-21T17:52:00Z">
        <w:r w:rsidR="00C372F0">
          <w:rPr>
            <w:lang w:val="en-US"/>
          </w:rPr>
          <w:t>To start the server locally, open an R console and issue the command</w:t>
        </w:r>
      </w:ins>
      <w:ins w:id="162" w:author="Črt Ahlin" w:date="2013-09-21T18:27:00Z">
        <w:r w:rsidR="00F366E3">
          <w:rPr>
            <w:lang w:val="en-US"/>
          </w:rPr>
          <w:t>s</w:t>
        </w:r>
      </w:ins>
      <w:ins w:id="163" w:author="Črt Ahlin" w:date="2013-09-21T17:52:00Z">
        <w:r w:rsidR="00C372F0">
          <w:rPr>
            <w:lang w:val="en-US"/>
          </w:rPr>
          <w:t>:</w:t>
        </w:r>
      </w:ins>
    </w:p>
    <w:p w:rsidR="00C372F0" w:rsidRPr="00F366E3" w:rsidRDefault="00F366E3">
      <w:pPr>
        <w:pStyle w:val="Computer"/>
        <w:rPr>
          <w:ins w:id="164" w:author="Črt Ahlin" w:date="2013-09-21T18:27:00Z"/>
        </w:rPr>
        <w:pPrChange w:id="165" w:author="Črt Ahlin" w:date="2013-09-21T18:27:00Z">
          <w:pPr/>
        </w:pPrChange>
      </w:pPr>
      <w:proofErr w:type="gramStart"/>
      <w:ins w:id="166" w:author="Črt Ahlin" w:date="2013-09-21T18:27:00Z">
        <w:r w:rsidRPr="00F366E3">
          <w:t>library(</w:t>
        </w:r>
        <w:proofErr w:type="gramEnd"/>
        <w:r w:rsidRPr="00F366E3">
          <w:t>"medplot")</w:t>
        </w:r>
        <w:r>
          <w:br/>
        </w:r>
        <w:r w:rsidRPr="00F366E3">
          <w:t>library("shiny")</w:t>
        </w:r>
        <w:r>
          <w:br/>
        </w:r>
        <w:r w:rsidRPr="00F366E3">
          <w:t>runApp(appDir=file.path(path.package("medplot"),"</w:t>
        </w:r>
      </w:ins>
      <w:ins w:id="167" w:author="Črt Ahlin" w:date="2013-09-29T12:12:00Z">
        <w:r w:rsidR="005C32A5" w:rsidRPr="005C32A5">
          <w:t>shinyapp_symptoms2</w:t>
        </w:r>
      </w:ins>
      <w:ins w:id="168" w:author="Črt Ahlin" w:date="2013-09-21T18:27:00Z">
        <w:r w:rsidRPr="00F366E3">
          <w:t xml:space="preserve">"), </w:t>
        </w:r>
        <w:proofErr w:type="spellStart"/>
        <w:r w:rsidRPr="00F366E3">
          <w:t>launch.browser</w:t>
        </w:r>
        <w:proofErr w:type="spellEnd"/>
        <w:r w:rsidRPr="00F366E3">
          <w:t>=TRUE)</w:t>
        </w:r>
      </w:ins>
    </w:p>
    <w:p w:rsidR="00F366E3" w:rsidRDefault="00F366E3" w:rsidP="00F366E3">
      <w:pPr>
        <w:rPr>
          <w:ins w:id="169" w:author="Črt Ahlin" w:date="2013-09-29T12:13:00Z"/>
          <w:lang w:val="en-US"/>
        </w:rPr>
      </w:pPr>
      <w:ins w:id="170" w:author="Črt Ahlin" w:date="2013-09-21T18:27:00Z">
        <w:r>
          <w:rPr>
            <w:lang w:val="en-US"/>
          </w:rPr>
          <w:t>These commands should load the required packages</w:t>
        </w:r>
      </w:ins>
      <w:ins w:id="171" w:author="Črt Ahlin" w:date="2013-09-21T18:28:00Z">
        <w:r>
          <w:rPr>
            <w:lang w:val="en-US"/>
          </w:rPr>
          <w:t xml:space="preserve">, </w:t>
        </w:r>
      </w:ins>
      <w:ins w:id="172" w:author="Črt Ahlin" w:date="2013-09-21T18:27:00Z">
        <w:r>
          <w:rPr>
            <w:lang w:val="en-US"/>
          </w:rPr>
          <w:t>start the shiny application and open the user</w:t>
        </w:r>
      </w:ins>
      <w:ins w:id="173" w:author="Črt Ahlin" w:date="2013-09-21T18:28:00Z">
        <w:r>
          <w:rPr>
            <w:lang w:val="en-US"/>
          </w:rPr>
          <w:t xml:space="preserve">’s browser with the appropriate </w:t>
        </w:r>
        <w:proofErr w:type="spellStart"/>
        <w:r>
          <w:rPr>
            <w:lang w:val="en-US"/>
          </w:rPr>
          <w:t>addres</w:t>
        </w:r>
        <w:proofErr w:type="spellEnd"/>
        <w:r>
          <w:rPr>
            <w:lang w:val="en-US"/>
          </w:rPr>
          <w:t xml:space="preserve"> open (</w:t>
        </w:r>
      </w:ins>
      <w:ins w:id="174" w:author="Črt Ahlin" w:date="2013-09-21T18:29:00Z">
        <w:r>
          <w:rPr>
            <w:lang w:val="en-US"/>
          </w:rPr>
          <w:t xml:space="preserve">e.g. </w:t>
        </w:r>
      </w:ins>
      <w:ins w:id="175" w:author="Črt Ahlin" w:date="2013-09-21T18:28:00Z">
        <w:r>
          <w:rPr>
            <w:lang w:val="en-US"/>
          </w:rPr>
          <w:t>localhost</w:t>
        </w:r>
        <w:proofErr w:type="gramStart"/>
        <w:r>
          <w:rPr>
            <w:lang w:val="en-US"/>
          </w:rPr>
          <w:t>:8100</w:t>
        </w:r>
        <w:proofErr w:type="gramEnd"/>
        <w:r>
          <w:rPr>
            <w:lang w:val="en-US"/>
          </w:rPr>
          <w:t>)</w:t>
        </w:r>
      </w:ins>
      <w:ins w:id="176" w:author="Črt Ahlin" w:date="2013-09-21T18:29:00Z">
        <w:r>
          <w:rPr>
            <w:lang w:val="en-US"/>
          </w:rPr>
          <w:t>.</w:t>
        </w:r>
      </w:ins>
    </w:p>
    <w:p w:rsidR="005C32A5" w:rsidRPr="00314966" w:rsidRDefault="005C32A5" w:rsidP="005C32A5">
      <w:pPr>
        <w:rPr>
          <w:ins w:id="177" w:author="Črt Ahlin" w:date="2013-09-29T12:13:00Z"/>
          <w:lang w:val="en-US"/>
        </w:rPr>
      </w:pPr>
      <w:ins w:id="178" w:author="Črt Ahlin" w:date="2013-09-29T12:13:00Z">
        <w:r w:rsidRPr="00314966">
          <w:rPr>
            <w:lang w:val="en-US"/>
          </w:rPr>
          <w:t xml:space="preserve">Note that the firewall on the user’s computer has to allow connections to the server in order for the web browser to be able to connect to it. </w:t>
        </w:r>
        <w:r>
          <w:rPr>
            <w:lang w:val="en-US"/>
          </w:rPr>
          <w:t>If a prompt appears after launching the above command asking to allow connections, you should confirm it.</w:t>
        </w:r>
      </w:ins>
    </w:p>
    <w:p w:rsidR="00314966" w:rsidRPr="00314966" w:rsidRDefault="00314966" w:rsidP="00314966">
      <w:pPr>
        <w:rPr>
          <w:lang w:val="en-US"/>
        </w:rPr>
      </w:pPr>
      <w:r w:rsidRPr="00314966">
        <w:rPr>
          <w:lang w:val="en-US"/>
        </w:rPr>
        <w:t xml:space="preserve">A web browser window should open with options to select which symptoms the user wishes to plot. The plot updates every time after the user changes the selection. </w:t>
      </w:r>
    </w:p>
    <w:p w:rsidR="00314966" w:rsidRPr="00314966" w:rsidRDefault="00314966" w:rsidP="00314966">
      <w:pPr>
        <w:rPr>
          <w:lang w:val="en-US"/>
        </w:rPr>
      </w:pPr>
      <w:r w:rsidRPr="00314966">
        <w:rPr>
          <w:noProof/>
          <w:lang w:val="en-US"/>
        </w:rPr>
        <w:drawing>
          <wp:inline distT="0" distB="0" distL="0" distR="0" wp14:anchorId="7E8DD127" wp14:editId="219DC5AC">
            <wp:extent cx="5760720" cy="2849737"/>
            <wp:effectExtent l="0" t="0" r="0" b="825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849737"/>
                    </a:xfrm>
                    <a:prstGeom prst="rect">
                      <a:avLst/>
                    </a:prstGeom>
                  </pic:spPr>
                </pic:pic>
              </a:graphicData>
            </a:graphic>
          </wp:inline>
        </w:drawing>
      </w:r>
    </w:p>
    <w:p w:rsidR="00314966" w:rsidRPr="00314966" w:rsidRDefault="00314966" w:rsidP="00314966">
      <w:pPr>
        <w:rPr>
          <w:lang w:val="en-US"/>
        </w:rPr>
      </w:pPr>
      <w:r w:rsidRPr="00314966">
        <w:rPr>
          <w:lang w:val="en-US"/>
        </w:rPr>
        <w:t>E.g.: Example of the generated plot.</w:t>
      </w:r>
    </w:p>
    <w:p w:rsidR="00314966" w:rsidRPr="00314966" w:rsidRDefault="00314966" w:rsidP="00314966">
      <w:pPr>
        <w:rPr>
          <w:lang w:val="en-US"/>
        </w:rPr>
      </w:pPr>
      <w:r w:rsidRPr="00314966">
        <w:rPr>
          <w:lang w:val="en-US"/>
        </w:rPr>
        <w:lastRenderedPageBreak/>
        <w:t xml:space="preserve">The size of the circles on the plot represents symptom severity while the color of the circle represents a particular symptom. </w:t>
      </w:r>
    </w:p>
    <w:p w:rsidR="00314966" w:rsidRPr="00314966" w:rsidDel="005C32A5" w:rsidRDefault="00314966" w:rsidP="00314966">
      <w:pPr>
        <w:rPr>
          <w:del w:id="179" w:author="Črt Ahlin" w:date="2013-09-29T12:13:00Z"/>
          <w:lang w:val="en-US"/>
        </w:rPr>
      </w:pPr>
      <w:del w:id="180" w:author="Črt Ahlin" w:date="2013-09-29T12:13:00Z">
        <w:r w:rsidRPr="00314966" w:rsidDel="005C32A5">
          <w:rPr>
            <w:lang w:val="en-US"/>
          </w:rPr>
          <w:delText xml:space="preserve">Note that the </w:delText>
        </w:r>
      </w:del>
      <w:del w:id="181" w:author="Črt Ahlin" w:date="2013-09-21T18:29:00Z">
        <w:r w:rsidRPr="00314966" w:rsidDel="00F366E3">
          <w:rPr>
            <w:lang w:val="en-US"/>
          </w:rPr>
          <w:delText xml:space="preserve">shiny web server runs on the local host – the </w:delText>
        </w:r>
      </w:del>
      <w:del w:id="182" w:author="Črt Ahlin" w:date="2013-09-29T12:13:00Z">
        <w:r w:rsidRPr="00314966" w:rsidDel="005C32A5">
          <w:rPr>
            <w:lang w:val="en-US"/>
          </w:rPr>
          <w:delText xml:space="preserve">firewall on the user’s computer has to allow connections to the server in order for the web browser to be able to connect to it. </w:delText>
        </w:r>
      </w:del>
    </w:p>
    <w:p w:rsidR="00314966" w:rsidRPr="00314966" w:rsidRDefault="00314966" w:rsidP="00314966">
      <w:pPr>
        <w:rPr>
          <w:rFonts w:asciiTheme="majorHAnsi" w:eastAsiaTheme="majorEastAsia" w:hAnsiTheme="majorHAnsi" w:cstheme="majorBidi"/>
          <w:b/>
          <w:bCs/>
          <w:color w:val="4F81BD" w:themeColor="accent1"/>
          <w:sz w:val="26"/>
          <w:szCs w:val="26"/>
          <w:lang w:val="en-US"/>
        </w:rPr>
      </w:pPr>
      <w:r w:rsidRPr="00314966">
        <w:rPr>
          <w:lang w:val="en-US"/>
        </w:rPr>
        <w:br w:type="page"/>
      </w:r>
    </w:p>
    <w:p w:rsidR="00314966" w:rsidRPr="00314966" w:rsidRDefault="00314966" w:rsidP="00314966">
      <w:pPr>
        <w:pStyle w:val="Naslov2"/>
        <w:rPr>
          <w:lang w:val="en-US"/>
        </w:rPr>
      </w:pPr>
      <w:bookmarkStart w:id="183" w:name="_Toc355642206"/>
      <w:bookmarkStart w:id="184" w:name="_Toc364441637"/>
      <w:r w:rsidRPr="00314966">
        <w:rPr>
          <w:lang w:val="en-US"/>
        </w:rPr>
        <w:lastRenderedPageBreak/>
        <w:t>PlotTests</w:t>
      </w:r>
      <w:ins w:id="185" w:author="Črt Ahlin" w:date="2013-09-29T12:05:00Z">
        <w:r w:rsidR="005C32A5">
          <w:rPr>
            <w:lang w:val="en-US"/>
          </w:rPr>
          <w:t>_shiny</w:t>
        </w:r>
      </w:ins>
      <w:r w:rsidRPr="00314966">
        <w:rPr>
          <w:lang w:val="en-US"/>
        </w:rPr>
        <w:t>.xlsm spreadsheet usage instructions</w:t>
      </w:r>
      <w:bookmarkEnd w:id="183"/>
      <w:bookmarkEnd w:id="184"/>
    </w:p>
    <w:p w:rsidR="00314966" w:rsidRPr="00314966" w:rsidRDefault="00314966" w:rsidP="00314966">
      <w:pPr>
        <w:rPr>
          <w:lang w:val="en-US"/>
        </w:rPr>
      </w:pPr>
      <w:r w:rsidRPr="00314966">
        <w:rPr>
          <w:lang w:val="en-US"/>
        </w:rPr>
        <w:t>PlotTest</w:t>
      </w:r>
      <w:ins w:id="186" w:author="Črt Ahlin" w:date="2013-09-29T12:06:00Z">
        <w:r w:rsidR="005C32A5">
          <w:rPr>
            <w:lang w:val="en-US"/>
          </w:rPr>
          <w:t>_shiny</w:t>
        </w:r>
      </w:ins>
      <w:r w:rsidRPr="00314966">
        <w:rPr>
          <w:lang w:val="en-US"/>
        </w:rPr>
        <w:t xml:space="preserve">.xlsm relies on the R </w:t>
      </w:r>
      <w:r w:rsidRPr="00314966">
        <w:rPr>
          <w:rStyle w:val="ComputerChar"/>
        </w:rPr>
        <w:t>SVGAnnotation</w:t>
      </w:r>
      <w:r w:rsidRPr="00314966">
        <w:rPr>
          <w:lang w:val="en-US"/>
        </w:rPr>
        <w:t xml:space="preserve"> package </w:t>
      </w:r>
      <w:r w:rsidRPr="00314966">
        <w:rPr>
          <w:lang w:val="en-US"/>
        </w:rPr>
        <w:fldChar w:fldCharType="begin" w:fldLock="1"/>
      </w:r>
      <w:r w:rsidRPr="00314966">
        <w:rPr>
          <w:lang w:val="en-US"/>
        </w:rPr>
        <w:instrText>ADDIN CSL_CITATION { "citationItems" : [ { "id" : "ITEM-1", "itemData" : { "author" : [ { "dropping-particle" : "", "family" : "Nolan", "given" : "Deborah", "non-dropping-particle" : "", "parse-names" : false, "suffix" : "" }, { "dropping-particle" : "", "family" : "Lang", "given" : "Duncan Temple", "non-dropping-particle" : "", "parse-names" : false, "suffix" : "" } ], "container-title" : "Journal of Statistical Software", "id" : "ITEM-1", "issue" : "1", "issued" : { "date-parts" : [ [ "2012" ] ] }, "title" : "Interactive and Animated Scalable Vector Graphics", "type" : "article-journal", "volume" : "46" }, "uris" : [ "http://www.mendeley.com/documents/?uuid=fe2c4f09-4928-474b-86d6-9e8450cb3fd0" ] } ], "mendeley" : { "previouslyFormattedCitation" : "(Nolan &amp; Lang, 2012)" }, "properties" : { "noteIndex" : 0 }, "schema" : "https://github.com/citation-style-language/schema/raw/master/csl-citation.json" }</w:instrText>
      </w:r>
      <w:r w:rsidRPr="00314966">
        <w:rPr>
          <w:lang w:val="en-US"/>
        </w:rPr>
        <w:fldChar w:fldCharType="separate"/>
      </w:r>
      <w:r w:rsidRPr="00314966">
        <w:rPr>
          <w:noProof/>
          <w:lang w:val="en-US"/>
        </w:rPr>
        <w:t>(Nolan &amp; Lang, 2012)</w:t>
      </w:r>
      <w:r w:rsidRPr="00314966">
        <w:rPr>
          <w:lang w:val="en-US"/>
        </w:rPr>
        <w:fldChar w:fldCharType="end"/>
      </w:r>
      <w:r w:rsidRPr="00314966">
        <w:rPr>
          <w:lang w:val="en-US"/>
        </w:rPr>
        <w:t xml:space="preserve"> to generate a scalable vector graphics (SVG) file containing the plots.</w:t>
      </w:r>
    </w:p>
    <w:p w:rsidR="00314966" w:rsidRPr="00314966" w:rsidRDefault="00314966" w:rsidP="00314966">
      <w:pPr>
        <w:rPr>
          <w:lang w:val="en-US"/>
        </w:rPr>
      </w:pPr>
      <w:r w:rsidRPr="00314966">
        <w:rPr>
          <w:lang w:val="en-US"/>
        </w:rPr>
        <w:t>The PlotTests</w:t>
      </w:r>
      <w:ins w:id="187" w:author="Črt Ahlin" w:date="2013-09-29T12:06:00Z">
        <w:r w:rsidR="005C32A5">
          <w:rPr>
            <w:lang w:val="en-US"/>
          </w:rPr>
          <w:t>_shiny</w:t>
        </w:r>
      </w:ins>
      <w:r w:rsidRPr="00314966">
        <w:rPr>
          <w:lang w:val="en-US"/>
        </w:rPr>
        <w:t>.xlsm contains the following sheets:</w:t>
      </w:r>
    </w:p>
    <w:p w:rsidR="00314966" w:rsidRPr="00314966" w:rsidRDefault="00314966" w:rsidP="00314966">
      <w:pPr>
        <w:pStyle w:val="Odstavekseznama"/>
        <w:numPr>
          <w:ilvl w:val="0"/>
          <w:numId w:val="8"/>
        </w:numPr>
        <w:rPr>
          <w:lang w:val="en-US"/>
        </w:rPr>
      </w:pPr>
      <w:r w:rsidRPr="00314966">
        <w:rPr>
          <w:lang w:val="en-US"/>
        </w:rPr>
        <w:t>DATA</w:t>
      </w:r>
    </w:p>
    <w:p w:rsidR="00314966" w:rsidRPr="00314966" w:rsidRDefault="00314966" w:rsidP="00314966">
      <w:pPr>
        <w:pStyle w:val="Odstavekseznama"/>
        <w:numPr>
          <w:ilvl w:val="0"/>
          <w:numId w:val="8"/>
        </w:numPr>
        <w:rPr>
          <w:lang w:val="en-US"/>
        </w:rPr>
      </w:pPr>
      <w:r w:rsidRPr="00314966">
        <w:rPr>
          <w:lang w:val="en-US"/>
        </w:rPr>
        <w:t>PARAMETERS</w:t>
      </w:r>
    </w:p>
    <w:p w:rsidR="00314966" w:rsidRPr="00314966" w:rsidDel="005C32A5" w:rsidRDefault="00314966" w:rsidP="00314966">
      <w:pPr>
        <w:pStyle w:val="Odstavekseznama"/>
        <w:numPr>
          <w:ilvl w:val="0"/>
          <w:numId w:val="8"/>
        </w:numPr>
        <w:rPr>
          <w:del w:id="188" w:author="Črt Ahlin" w:date="2013-09-29T12:08:00Z"/>
          <w:lang w:val="en-US"/>
        </w:rPr>
      </w:pPr>
      <w:del w:id="189" w:author="Črt Ahlin" w:date="2013-09-29T12:08:00Z">
        <w:r w:rsidRPr="00314966" w:rsidDel="005C32A5">
          <w:rPr>
            <w:lang w:val="en-US"/>
          </w:rPr>
          <w:delText>SETTINGS</w:delText>
        </w:r>
      </w:del>
    </w:p>
    <w:p w:rsidR="00314966" w:rsidRPr="00314966" w:rsidDel="005C32A5" w:rsidRDefault="00314966" w:rsidP="00314966">
      <w:pPr>
        <w:pStyle w:val="Odstavekseznama"/>
        <w:numPr>
          <w:ilvl w:val="0"/>
          <w:numId w:val="8"/>
        </w:numPr>
        <w:rPr>
          <w:del w:id="190" w:author="Črt Ahlin" w:date="2013-09-29T12:08:00Z"/>
          <w:lang w:val="en-US"/>
        </w:rPr>
      </w:pPr>
      <w:del w:id="191" w:author="Črt Ahlin" w:date="2013-09-29T12:08:00Z">
        <w:r w:rsidRPr="00314966" w:rsidDel="005C32A5">
          <w:rPr>
            <w:lang w:val="en-US"/>
          </w:rPr>
          <w:delText>ERRORS</w:delText>
        </w:r>
      </w:del>
    </w:p>
    <w:p w:rsidR="00314966" w:rsidRPr="00314966" w:rsidRDefault="00314966" w:rsidP="00314966">
      <w:pPr>
        <w:rPr>
          <w:lang w:val="en-US"/>
        </w:rPr>
      </w:pPr>
      <w:r w:rsidRPr="00314966">
        <w:rPr>
          <w:lang w:val="en-US"/>
        </w:rPr>
        <w:t>The sheets will be described in the order the user should refer to them in the following subparagraphs.</w:t>
      </w:r>
    </w:p>
    <w:p w:rsidR="00314966" w:rsidRPr="00314966" w:rsidDel="005C32A5" w:rsidRDefault="00314966" w:rsidP="00314966">
      <w:pPr>
        <w:pStyle w:val="Naslov3"/>
        <w:rPr>
          <w:del w:id="192" w:author="Črt Ahlin" w:date="2013-09-29T12:09:00Z"/>
          <w:lang w:val="en-US"/>
        </w:rPr>
      </w:pPr>
      <w:bookmarkStart w:id="193" w:name="_Toc355642207"/>
      <w:bookmarkStart w:id="194" w:name="_Toc364441638"/>
      <w:del w:id="195" w:author="Črt Ahlin" w:date="2013-09-29T12:09:00Z">
        <w:r w:rsidRPr="00314966" w:rsidDel="005C32A5">
          <w:rPr>
            <w:lang w:val="en-US"/>
          </w:rPr>
          <w:delText>“SETTINGS sheet</w:delText>
        </w:r>
        <w:bookmarkEnd w:id="193"/>
        <w:bookmarkEnd w:id="194"/>
      </w:del>
    </w:p>
    <w:p w:rsidR="00314966" w:rsidRPr="00314966" w:rsidDel="005C32A5" w:rsidRDefault="00314966" w:rsidP="00314966">
      <w:pPr>
        <w:rPr>
          <w:del w:id="196" w:author="Črt Ahlin" w:date="2013-09-29T12:09:00Z"/>
          <w:lang w:val="en-US"/>
        </w:rPr>
      </w:pPr>
      <w:del w:id="197" w:author="Črt Ahlin" w:date="2013-09-29T12:09:00Z">
        <w:r w:rsidRPr="00314966" w:rsidDel="005C32A5">
          <w:rPr>
            <w:lang w:val="en-US"/>
          </w:rPr>
          <w:delText xml:space="preserve">The SETTINGS sheet contains the parameters the user must set before running the plotting function. The user should set the correct values in the light blue fields (the rest of the fields are write protected and read-only). </w:delText>
        </w:r>
      </w:del>
    </w:p>
    <w:p w:rsidR="00314966" w:rsidRPr="00314966" w:rsidDel="005C32A5" w:rsidRDefault="00314966" w:rsidP="00314966">
      <w:pPr>
        <w:rPr>
          <w:del w:id="198" w:author="Črt Ahlin" w:date="2013-09-29T12:09:00Z"/>
          <w:lang w:val="en-US"/>
        </w:rPr>
      </w:pPr>
      <w:del w:id="199" w:author="Črt Ahlin" w:date="2013-09-29T12:09:00Z">
        <w:r w:rsidRPr="00314966" w:rsidDel="005C32A5">
          <w:rPr>
            <w:lang w:val="en-US"/>
          </w:rPr>
          <w:delText xml:space="preserve">Folder to contain generated graphs: set path to a folder that will contain the files containing the graphs. </w:delText>
        </w:r>
        <w:r w:rsidRPr="00314966" w:rsidDel="005C32A5">
          <w:rPr>
            <w:b/>
            <w:lang w:val="en-US"/>
          </w:rPr>
          <w:delText>Note that existing files containing graphs in this path will be overwritten.</w:delText>
        </w:r>
        <w:r w:rsidRPr="00314966" w:rsidDel="005C32A5">
          <w:rPr>
            <w:lang w:val="en-US"/>
          </w:rPr>
          <w:delText xml:space="preserve"> </w:delText>
        </w:r>
      </w:del>
    </w:p>
    <w:p w:rsidR="00314966" w:rsidRPr="00314966" w:rsidDel="00034CA4" w:rsidRDefault="00314966" w:rsidP="00314966">
      <w:pPr>
        <w:rPr>
          <w:del w:id="200" w:author="Črt Ahlin" w:date="2013-09-29T12:25:00Z"/>
          <w:lang w:val="en-US"/>
        </w:rPr>
      </w:pPr>
      <w:del w:id="201" w:author="Črt Ahlin" w:date="2013-09-29T12:25:00Z">
        <w:r w:rsidRPr="00314966" w:rsidDel="00034CA4">
          <w:rPr>
            <w:lang w:val="en-US"/>
          </w:rPr>
          <w:delText>Generate tooltips? (TRUE/FALSE): set to TRUE if you wish the generated SVG file to contain the functionality of generating pop-up windows with extra information about the data point when the user moves the mouse cursor over a point in the graph (tooltips). This is slower than generating a graph without tooltips.</w:delText>
        </w:r>
      </w:del>
    </w:p>
    <w:p w:rsidR="00314966" w:rsidRPr="00314966" w:rsidRDefault="00314966" w:rsidP="00314966">
      <w:pPr>
        <w:rPr>
          <w:lang w:val="en-US"/>
        </w:rPr>
      </w:pPr>
      <w:del w:id="202" w:author="Črt Ahlin" w:date="2013-09-29T12:25:00Z">
        <w:r w:rsidRPr="00314966" w:rsidDel="00034CA4">
          <w:rPr>
            <w:lang w:val="en-US"/>
          </w:rPr>
          <w:delText xml:space="preserve">Method for sorting: select an option how to sort the units in the generated graph. None – does not sort the units in the graph and uses the order in which they are listed in the Excel sheet. DateIn – will sort according to the DateIn column, which contains dates of arrivals. The rest of the options use the R package </w:delText>
        </w:r>
        <w:r w:rsidRPr="00314966" w:rsidDel="00034CA4">
          <w:rPr>
            <w:rStyle w:val="ComputerChar"/>
          </w:rPr>
          <w:delText>seriation</w:delText>
        </w:r>
        <w:r w:rsidRPr="00314966" w:rsidDel="00034CA4">
          <w:rPr>
            <w:lang w:val="en-US"/>
          </w:rPr>
          <w:delText xml:space="preserve"> </w:delText>
        </w:r>
        <w:r w:rsidRPr="00314966" w:rsidDel="00034CA4">
          <w:rPr>
            <w:lang w:val="en-US"/>
          </w:rPr>
          <w:fldChar w:fldCharType="begin" w:fldLock="1"/>
        </w:r>
        <w:r w:rsidRPr="00314966" w:rsidDel="00034CA4">
          <w:rPr>
            <w:lang w:val="en-US"/>
          </w:rPr>
          <w:delInstrText>ADDIN CSL_CITATION { "citationItems" : [ { "id" : "ITEM-1", "itemData" : { "author" : [ { "dropping-particle" : "", "family" : "Hahsler", "given" : "Michael", "non-dropping-particle" : "", "parse-names" : false, "suffix" : "" }, { "dropping-particle" : "", "family" : "Hornik", "given" : "Kurt", "non-dropping-particle" : "", "parse-names" : false, "suffix" : "" }, { "dropping-particle" : "", "family" : "Buchta", "given" : "Christian", "non-dropping-particle" : "", "parse-names" : false, "suffix" : "" } ], "id" : "ITEM-1", "issue" : "2001", "issued" : { "date-parts" : [ [ "2007" ] ] }, "title" : "Getting Things in Order: An introduction to the R package seriation", "type" : "article-journal" }, "uris" : [ "http://www.mendeley.com/documents/?uuid=51927e50-dbb8-40bb-86bd-0118d0923547" ] } ], "mendeley" : { "previouslyFormattedCitation" : "(Hahsler, Hornik, &amp; Buchta, 2007)" }, "properties" : { "noteIndex" : 0 }, "schema" : "https://github.com/citation-style-language/schema/raw/master/csl-citation.json" }</w:delInstrText>
        </w:r>
        <w:r w:rsidRPr="00314966" w:rsidDel="00034CA4">
          <w:rPr>
            <w:lang w:val="en-US"/>
          </w:rPr>
          <w:fldChar w:fldCharType="separate"/>
        </w:r>
        <w:r w:rsidRPr="00314966" w:rsidDel="00034CA4">
          <w:rPr>
            <w:noProof/>
            <w:lang w:val="en-US"/>
          </w:rPr>
          <w:delText>(Hahsler, Hornik, &amp; Buchta, 2007)</w:delText>
        </w:r>
        <w:r w:rsidRPr="00314966" w:rsidDel="00034CA4">
          <w:rPr>
            <w:lang w:val="en-US"/>
          </w:rPr>
          <w:fldChar w:fldCharType="end"/>
        </w:r>
        <w:r w:rsidRPr="00314966" w:rsidDel="00034CA4">
          <w:rPr>
            <w:lang w:val="en-US"/>
          </w:rPr>
          <w:delText xml:space="preserve"> for sorting, using the values of test results entered on a particular date. BEA – will sort via the bond energy algorithm; BEA_TSP – uses the travelling salesperson algorithm; PCA – uses the first principal component for sorting. The idea behind sorting is that patterns of test results might emerge visually if the units are sorted on the graph. </w:delText>
        </w:r>
      </w:del>
    </w:p>
    <w:p w:rsidR="00314966" w:rsidRPr="00314966" w:rsidRDefault="00314966" w:rsidP="00314966">
      <w:pPr>
        <w:rPr>
          <w:lang w:val="en-US"/>
        </w:rPr>
      </w:pPr>
      <w:del w:id="203" w:author="Črt Ahlin" w:date="2013-09-29T12:09:00Z">
        <w:r w:rsidRPr="00314966" w:rsidDel="005C32A5">
          <w:rPr>
            <w:noProof/>
            <w:lang w:val="en-US"/>
          </w:rPr>
          <w:drawing>
            <wp:inline distT="0" distB="0" distL="0" distR="0" wp14:anchorId="4DAF3363" wp14:editId="55532FFC">
              <wp:extent cx="5760720" cy="1345704"/>
              <wp:effectExtent l="0" t="0" r="0" b="698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345704"/>
                      </a:xfrm>
                      <a:prstGeom prst="rect">
                        <a:avLst/>
                      </a:prstGeom>
                    </pic:spPr>
                  </pic:pic>
                </a:graphicData>
              </a:graphic>
            </wp:inline>
          </w:drawing>
        </w:r>
      </w:del>
    </w:p>
    <w:p w:rsidR="00314966" w:rsidRPr="00314966" w:rsidDel="005C32A5" w:rsidRDefault="005C32A5" w:rsidP="00314966">
      <w:pPr>
        <w:rPr>
          <w:del w:id="204" w:author="Črt Ahlin" w:date="2013-09-29T12:09:00Z"/>
          <w:lang w:val="en-US"/>
        </w:rPr>
      </w:pPr>
      <w:ins w:id="205" w:author="Črt Ahlin" w:date="2013-09-29T12:09:00Z">
        <w:r w:rsidRPr="00314966" w:rsidDel="005C32A5">
          <w:rPr>
            <w:lang w:val="en-US"/>
          </w:rPr>
          <w:t xml:space="preserve"> </w:t>
        </w:r>
      </w:ins>
      <w:del w:id="206" w:author="Črt Ahlin" w:date="2013-09-29T12:09:00Z">
        <w:r w:rsidR="00314966" w:rsidRPr="00314966" w:rsidDel="005C32A5">
          <w:rPr>
            <w:lang w:val="en-US"/>
          </w:rPr>
          <w:delText xml:space="preserve">E.g.: The SETTINGS sheet example. </w:delText>
        </w:r>
      </w:del>
    </w:p>
    <w:p w:rsidR="00314966" w:rsidRPr="00314966" w:rsidRDefault="00314966" w:rsidP="00314966">
      <w:pPr>
        <w:pStyle w:val="Naslov3"/>
        <w:rPr>
          <w:lang w:val="en-US"/>
        </w:rPr>
      </w:pPr>
      <w:bookmarkStart w:id="207" w:name="_Toc355642208"/>
      <w:bookmarkStart w:id="208" w:name="_Toc364441639"/>
      <w:r w:rsidRPr="00314966">
        <w:rPr>
          <w:lang w:val="en-US"/>
        </w:rPr>
        <w:lastRenderedPageBreak/>
        <w:t>“PARAMETERS” sheet</w:t>
      </w:r>
      <w:bookmarkEnd w:id="207"/>
      <w:bookmarkEnd w:id="208"/>
    </w:p>
    <w:p w:rsidR="00314966" w:rsidRPr="00314966" w:rsidRDefault="00314966" w:rsidP="00314966">
      <w:pPr>
        <w:rPr>
          <w:lang w:val="en-US"/>
        </w:rPr>
      </w:pPr>
      <w:r w:rsidRPr="00314966">
        <w:rPr>
          <w:lang w:val="en-US"/>
        </w:rPr>
        <w:t>The PARAMETERS sheet contains the names of valid test results under the Result column, the color for a particular test result under the Color column and the size of the dot on the graph in the Size column. The light blue colored fields are editable by the user.</w:t>
      </w:r>
    </w:p>
    <w:p w:rsidR="00314966" w:rsidRPr="00314966" w:rsidRDefault="00314966" w:rsidP="00314966">
      <w:pPr>
        <w:rPr>
          <w:lang w:val="en-US"/>
        </w:rPr>
      </w:pPr>
      <w:r w:rsidRPr="00314966">
        <w:rPr>
          <w:noProof/>
          <w:lang w:val="en-US"/>
        </w:rPr>
        <w:drawing>
          <wp:inline distT="0" distB="0" distL="0" distR="0" wp14:anchorId="5D38F928" wp14:editId="6DBB57EF">
            <wp:extent cx="2724150" cy="1933575"/>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150" cy="1933575"/>
                    </a:xfrm>
                    <a:prstGeom prst="rect">
                      <a:avLst/>
                    </a:prstGeom>
                  </pic:spPr>
                </pic:pic>
              </a:graphicData>
            </a:graphic>
          </wp:inline>
        </w:drawing>
      </w:r>
    </w:p>
    <w:p w:rsidR="00314966" w:rsidRPr="00314966" w:rsidRDefault="00314966" w:rsidP="00314966">
      <w:pPr>
        <w:rPr>
          <w:lang w:val="en-US"/>
        </w:rPr>
      </w:pPr>
      <w:r w:rsidRPr="00314966">
        <w:rPr>
          <w:lang w:val="en-US"/>
        </w:rPr>
        <w:t>E.g.: The PARAMETERS sheet example.</w:t>
      </w:r>
    </w:p>
    <w:p w:rsidR="00314966" w:rsidRPr="00314966" w:rsidRDefault="00314966" w:rsidP="00314966">
      <w:pPr>
        <w:pStyle w:val="Naslov3"/>
        <w:rPr>
          <w:lang w:val="en-US"/>
        </w:rPr>
      </w:pPr>
      <w:bookmarkStart w:id="209" w:name="_Toc355642209"/>
      <w:bookmarkStart w:id="210" w:name="_Toc364441640"/>
      <w:r w:rsidRPr="00314966">
        <w:rPr>
          <w:lang w:val="en-US"/>
        </w:rPr>
        <w:t>“DATA” sheet</w:t>
      </w:r>
      <w:bookmarkEnd w:id="209"/>
      <w:bookmarkEnd w:id="210"/>
    </w:p>
    <w:p w:rsidR="00314966" w:rsidRPr="00314966" w:rsidRDefault="00314966" w:rsidP="00314966">
      <w:pPr>
        <w:rPr>
          <w:lang w:val="en-US"/>
        </w:rPr>
      </w:pPr>
      <w:r w:rsidRPr="00314966">
        <w:rPr>
          <w:lang w:val="en-US"/>
        </w:rPr>
        <w:t xml:space="preserve">The DATA sheet contains data about subjects (e.g. patients or medical staff) and their test results on different test days. </w:t>
      </w:r>
    </w:p>
    <w:p w:rsidR="00314966" w:rsidRPr="00314966" w:rsidRDefault="00314966" w:rsidP="00314966">
      <w:pPr>
        <w:rPr>
          <w:lang w:val="en-US"/>
        </w:rPr>
      </w:pPr>
      <w:r w:rsidRPr="00314966">
        <w:rPr>
          <w:lang w:val="en-US"/>
        </w:rPr>
        <w:t>The columns used in the sheet are:</w:t>
      </w:r>
    </w:p>
    <w:p w:rsidR="00314966" w:rsidRPr="00314966" w:rsidRDefault="00314966" w:rsidP="00314966">
      <w:pPr>
        <w:pStyle w:val="Odstavekseznama"/>
        <w:numPr>
          <w:ilvl w:val="0"/>
          <w:numId w:val="9"/>
        </w:numPr>
        <w:rPr>
          <w:lang w:val="en-US"/>
        </w:rPr>
      </w:pPr>
      <w:r w:rsidRPr="00314966">
        <w:rPr>
          <w:lang w:val="en-US"/>
        </w:rPr>
        <w:t>ID: identity code of the subject; alphanumeric</w:t>
      </w:r>
    </w:p>
    <w:p w:rsidR="00314966" w:rsidRPr="00314966" w:rsidRDefault="00314966" w:rsidP="00314966">
      <w:pPr>
        <w:pStyle w:val="Odstavekseznama"/>
        <w:numPr>
          <w:ilvl w:val="0"/>
          <w:numId w:val="9"/>
        </w:numPr>
        <w:rPr>
          <w:lang w:val="en-US"/>
        </w:rPr>
      </w:pPr>
      <w:r w:rsidRPr="00314966">
        <w:rPr>
          <w:lang w:val="en-US"/>
        </w:rPr>
        <w:t>Name: name of the subject; alphanumeric</w:t>
      </w:r>
    </w:p>
    <w:p w:rsidR="00314966" w:rsidRPr="00314966" w:rsidRDefault="00314966" w:rsidP="00314966">
      <w:pPr>
        <w:pStyle w:val="Odstavekseznama"/>
        <w:numPr>
          <w:ilvl w:val="0"/>
          <w:numId w:val="9"/>
        </w:numPr>
        <w:rPr>
          <w:lang w:val="en-US"/>
        </w:rPr>
      </w:pPr>
      <w:r w:rsidRPr="00314966">
        <w:rPr>
          <w:lang w:val="en-US"/>
        </w:rPr>
        <w:t>Age: age of the subject; numeric</w:t>
      </w:r>
    </w:p>
    <w:p w:rsidR="00314966" w:rsidRPr="00314966" w:rsidRDefault="00314966" w:rsidP="00314966">
      <w:pPr>
        <w:pStyle w:val="Odstavekseznama"/>
        <w:numPr>
          <w:ilvl w:val="0"/>
          <w:numId w:val="9"/>
        </w:numPr>
        <w:rPr>
          <w:lang w:val="en-US"/>
        </w:rPr>
      </w:pPr>
      <w:r w:rsidRPr="00314966">
        <w:rPr>
          <w:lang w:val="en-US"/>
        </w:rPr>
        <w:t>Sex: sex of the subject; string</w:t>
      </w:r>
    </w:p>
    <w:p w:rsidR="00314966" w:rsidRPr="00314966" w:rsidRDefault="00314966" w:rsidP="00314966">
      <w:pPr>
        <w:pStyle w:val="Odstavekseznama"/>
        <w:numPr>
          <w:ilvl w:val="0"/>
          <w:numId w:val="9"/>
        </w:numPr>
        <w:rPr>
          <w:lang w:val="en-US"/>
        </w:rPr>
      </w:pPr>
      <w:r w:rsidRPr="00314966">
        <w:rPr>
          <w:lang w:val="en-US"/>
        </w:rPr>
        <w:t>Type: type of subject; alphanumeric</w:t>
      </w:r>
      <w:r w:rsidRPr="00314966">
        <w:rPr>
          <w:lang w:val="en-US"/>
        </w:rPr>
        <w:br/>
      </w:r>
      <w:proofErr w:type="gramStart"/>
      <w:r w:rsidRPr="00314966">
        <w:rPr>
          <w:lang w:val="en-US"/>
        </w:rPr>
        <w:t>The</w:t>
      </w:r>
      <w:proofErr w:type="gramEnd"/>
      <w:r w:rsidRPr="00314966">
        <w:rPr>
          <w:lang w:val="en-US"/>
        </w:rPr>
        <w:t xml:space="preserve"> label used in this field determines the 1</w:t>
      </w:r>
      <w:r w:rsidRPr="00314966">
        <w:rPr>
          <w:vertAlign w:val="superscript"/>
          <w:lang w:val="en-US"/>
        </w:rPr>
        <w:t>st</w:t>
      </w:r>
      <w:r w:rsidRPr="00314966">
        <w:rPr>
          <w:lang w:val="en-US"/>
        </w:rPr>
        <w:t xml:space="preserve"> level group under which the subject will be placed on the graph. Examples are: Patient, Staff. Can be any label the user chooses. Can be left blank.</w:t>
      </w:r>
    </w:p>
    <w:p w:rsidR="00314966" w:rsidRPr="00314966" w:rsidRDefault="00314966" w:rsidP="00314966">
      <w:pPr>
        <w:pStyle w:val="Odstavekseznama"/>
        <w:numPr>
          <w:ilvl w:val="0"/>
          <w:numId w:val="9"/>
        </w:numPr>
        <w:rPr>
          <w:lang w:val="en-US"/>
        </w:rPr>
      </w:pPr>
      <w:r w:rsidRPr="00314966">
        <w:rPr>
          <w:lang w:val="en-US"/>
        </w:rPr>
        <w:t>Diagnosis: the diagnosis the patient started treatment for; alphanumeric</w:t>
      </w:r>
      <w:r w:rsidRPr="00314966">
        <w:rPr>
          <w:lang w:val="en-US"/>
        </w:rPr>
        <w:br/>
      </w:r>
      <w:proofErr w:type="gramStart"/>
      <w:r w:rsidRPr="00314966">
        <w:rPr>
          <w:lang w:val="en-US"/>
        </w:rPr>
        <w:t>The</w:t>
      </w:r>
      <w:proofErr w:type="gramEnd"/>
      <w:r w:rsidRPr="00314966">
        <w:rPr>
          <w:lang w:val="en-US"/>
        </w:rPr>
        <w:t xml:space="preserve"> label used in this field determines the 2</w:t>
      </w:r>
      <w:r w:rsidRPr="00314966">
        <w:rPr>
          <w:vertAlign w:val="superscript"/>
          <w:lang w:val="en-US"/>
        </w:rPr>
        <w:t>nd</w:t>
      </w:r>
      <w:r w:rsidRPr="00314966">
        <w:rPr>
          <w:lang w:val="en-US"/>
        </w:rPr>
        <w:t xml:space="preserve"> level group under which the subject will be placed on the graph. Can be any label the user chooses. Can be left blank.</w:t>
      </w:r>
    </w:p>
    <w:p w:rsidR="00314966" w:rsidRPr="00314966" w:rsidRDefault="00314966" w:rsidP="00314966">
      <w:pPr>
        <w:pStyle w:val="Odstavekseznama"/>
        <w:numPr>
          <w:ilvl w:val="0"/>
          <w:numId w:val="9"/>
        </w:numPr>
        <w:rPr>
          <w:lang w:val="en-US"/>
        </w:rPr>
      </w:pPr>
      <w:r w:rsidRPr="00314966">
        <w:rPr>
          <w:lang w:val="en-US"/>
        </w:rPr>
        <w:t>Outcome: the final outcome of the treatment; alphanumeric</w:t>
      </w:r>
      <w:r w:rsidRPr="00314966">
        <w:rPr>
          <w:lang w:val="en-US"/>
        </w:rPr>
        <w:br/>
        <w:t>Can be any label the user chooses. The label “died” plots a special character on the graph at the date under DateOut column. Examples are: improved, died.</w:t>
      </w:r>
    </w:p>
    <w:p w:rsidR="00314966" w:rsidRPr="00314966" w:rsidRDefault="00314966" w:rsidP="00314966">
      <w:pPr>
        <w:pStyle w:val="Odstavekseznama"/>
        <w:numPr>
          <w:ilvl w:val="0"/>
          <w:numId w:val="9"/>
        </w:numPr>
        <w:rPr>
          <w:lang w:val="en-US"/>
        </w:rPr>
      </w:pPr>
      <w:r w:rsidRPr="00314966">
        <w:rPr>
          <w:lang w:val="en-US"/>
        </w:rPr>
        <w:t>DateIn: the date the treatment started; expected format: DD.MM.YYYY</w:t>
      </w:r>
    </w:p>
    <w:p w:rsidR="00314966" w:rsidRPr="00314966" w:rsidRDefault="00314966" w:rsidP="00314966">
      <w:pPr>
        <w:pStyle w:val="Odstavekseznama"/>
        <w:numPr>
          <w:ilvl w:val="0"/>
          <w:numId w:val="9"/>
        </w:numPr>
        <w:rPr>
          <w:lang w:val="en-US"/>
        </w:rPr>
      </w:pPr>
      <w:r w:rsidRPr="00314966">
        <w:rPr>
          <w:lang w:val="en-US"/>
        </w:rPr>
        <w:t>DateOut: the date the treatment ended; expected format: DD.MM.YYYY</w:t>
      </w:r>
    </w:p>
    <w:p w:rsidR="00314966" w:rsidRPr="00314966" w:rsidRDefault="00314966" w:rsidP="00314966">
      <w:pPr>
        <w:pStyle w:val="Odstavekseznama"/>
        <w:numPr>
          <w:ilvl w:val="0"/>
          <w:numId w:val="9"/>
        </w:numPr>
        <w:rPr>
          <w:lang w:val="en-US"/>
        </w:rPr>
      </w:pPr>
      <w:r w:rsidRPr="00314966">
        <w:rPr>
          <w:lang w:val="en-US"/>
        </w:rPr>
        <w:t>The date columns: they contain the dates of tests taken as the column header (expected format: DD.MM.YYYY) and the labels of positive test results on that particular day for a particular subject in the cells. Multiple positive test results should be separated by a comma (e.g.: “</w:t>
      </w:r>
      <w:proofErr w:type="spellStart"/>
      <w:r w:rsidRPr="00314966">
        <w:rPr>
          <w:lang w:val="en-US"/>
        </w:rPr>
        <w:t>CoV</w:t>
      </w:r>
      <w:proofErr w:type="gramStart"/>
      <w:r w:rsidRPr="00314966">
        <w:rPr>
          <w:lang w:val="en-US"/>
        </w:rPr>
        <w:t>,Other</w:t>
      </w:r>
      <w:proofErr w:type="spellEnd"/>
      <w:proofErr w:type="gramEnd"/>
      <w:r w:rsidRPr="00314966">
        <w:rPr>
          <w:lang w:val="en-US"/>
        </w:rPr>
        <w:t>”). The user can edit (add) the date</w:t>
      </w:r>
      <w:del w:id="211" w:author="Črt Ahlin" w:date="2013-09-29T12:10:00Z">
        <w:r w:rsidRPr="00314966" w:rsidDel="005C32A5">
          <w:rPr>
            <w:lang w:val="en-US"/>
          </w:rPr>
          <w:delText>s</w:delText>
        </w:r>
      </w:del>
      <w:r w:rsidRPr="00314966">
        <w:rPr>
          <w:lang w:val="en-US"/>
        </w:rPr>
        <w:t xml:space="preserve"> column</w:t>
      </w:r>
      <w:ins w:id="212" w:author="Črt Ahlin" w:date="2013-09-29T12:10:00Z">
        <w:r w:rsidR="005C32A5">
          <w:rPr>
            <w:lang w:val="en-US"/>
          </w:rPr>
          <w:t>s</w:t>
        </w:r>
      </w:ins>
      <w:r w:rsidRPr="00314966">
        <w:rPr>
          <w:lang w:val="en-US"/>
        </w:rPr>
        <w:t xml:space="preserve"> header labels. </w:t>
      </w:r>
    </w:p>
    <w:p w:rsidR="00314966" w:rsidRPr="00314966" w:rsidDel="00034CA4" w:rsidRDefault="00314966" w:rsidP="00314966">
      <w:pPr>
        <w:pStyle w:val="Naslov3"/>
        <w:rPr>
          <w:del w:id="213" w:author="Črt Ahlin" w:date="2013-09-29T12:25:00Z"/>
          <w:lang w:val="en-US"/>
        </w:rPr>
      </w:pPr>
      <w:bookmarkStart w:id="214" w:name="_Toc355642210"/>
      <w:bookmarkStart w:id="215" w:name="_Toc364441641"/>
      <w:commentRangeStart w:id="216"/>
      <w:del w:id="217" w:author="Črt Ahlin" w:date="2013-09-29T12:25:00Z">
        <w:r w:rsidRPr="00314966" w:rsidDel="00034CA4">
          <w:rPr>
            <w:lang w:val="en-US"/>
          </w:rPr>
          <w:lastRenderedPageBreak/>
          <w:delText>“ERRORS” sheet</w:delText>
        </w:r>
        <w:bookmarkEnd w:id="214"/>
        <w:bookmarkEnd w:id="215"/>
      </w:del>
    </w:p>
    <w:p w:rsidR="00314966" w:rsidRPr="00314966" w:rsidRDefault="00314966" w:rsidP="00314966">
      <w:pPr>
        <w:rPr>
          <w:lang w:val="en-US"/>
        </w:rPr>
      </w:pPr>
      <w:moveFromRangeStart w:id="218" w:author="Črt Ahlin" w:date="2013-09-29T12:22:00Z" w:name="move368220654"/>
      <w:moveFrom w:id="219" w:author="Črt Ahlin" w:date="2013-09-29T12:22:00Z">
        <w:r w:rsidRPr="00314966" w:rsidDel="00034CA4">
          <w:rPr>
            <w:lang w:val="en-US"/>
          </w:rPr>
          <w:t>Potential errors and warnings get listed on the ERRORS sheet. The user should check the sheet after running the plotting function. For example, errors might occur if invalid test result labels are used on the DATA sheet. Compared to errors, warnings usually do not stop the plotting, but are caused situations the user should be aware of.</w:t>
        </w:r>
        <w:commentRangeEnd w:id="216"/>
        <w:r w:rsidR="005C32A5" w:rsidDel="00034CA4">
          <w:rPr>
            <w:rStyle w:val="Pripombasklic"/>
          </w:rPr>
          <w:commentReference w:id="216"/>
        </w:r>
      </w:moveFrom>
      <w:moveFromRangeEnd w:id="218"/>
    </w:p>
    <w:p w:rsidR="00314966" w:rsidRPr="00314966" w:rsidRDefault="00314966" w:rsidP="00314966">
      <w:pPr>
        <w:rPr>
          <w:lang w:val="en-US"/>
        </w:rPr>
      </w:pPr>
    </w:p>
    <w:p w:rsidR="00314966" w:rsidRPr="00314966" w:rsidRDefault="00314966" w:rsidP="00314966">
      <w:pPr>
        <w:pStyle w:val="Naslov3"/>
        <w:rPr>
          <w:lang w:val="en-US"/>
        </w:rPr>
      </w:pPr>
      <w:bookmarkStart w:id="220" w:name="_Toc355642211"/>
      <w:bookmarkStart w:id="221" w:name="_Toc364441642"/>
      <w:r w:rsidRPr="00314966">
        <w:rPr>
          <w:lang w:val="en-US"/>
        </w:rPr>
        <w:t>Running the plotting function</w:t>
      </w:r>
      <w:bookmarkEnd w:id="220"/>
      <w:bookmarkEnd w:id="221"/>
    </w:p>
    <w:p w:rsidR="00314966" w:rsidRPr="00314966" w:rsidDel="005C32A5" w:rsidRDefault="00314966" w:rsidP="00314966">
      <w:pPr>
        <w:rPr>
          <w:del w:id="222" w:author="Črt Ahlin" w:date="2013-09-29T12:11:00Z"/>
          <w:lang w:val="en-US"/>
        </w:rPr>
      </w:pPr>
      <w:del w:id="223" w:author="Črt Ahlin" w:date="2013-09-29T12:11:00Z">
        <w:r w:rsidRPr="00314966" w:rsidDel="005C32A5">
          <w:rPr>
            <w:lang w:val="en-US"/>
          </w:rPr>
          <w:delText>The user can start the plotting function by clicking the button Plot Tests on the medplot toolbar.</w:delText>
        </w:r>
      </w:del>
    </w:p>
    <w:p w:rsidR="00932040" w:rsidRPr="00314966" w:rsidDel="005C32A5" w:rsidRDefault="00932040" w:rsidP="00314966">
      <w:pPr>
        <w:rPr>
          <w:del w:id="224" w:author="Črt Ahlin" w:date="2013-09-29T12:11:00Z"/>
          <w:lang w:val="en-US"/>
        </w:rPr>
      </w:pPr>
      <w:del w:id="225" w:author="Črt Ahlin" w:date="2013-09-29T12:11:00Z">
        <w:r w:rsidDel="005C32A5">
          <w:rPr>
            <w:noProof/>
            <w:lang w:val="en-US"/>
          </w:rPr>
          <w:drawing>
            <wp:inline distT="0" distB="0" distL="0" distR="0" wp14:anchorId="176244EB" wp14:editId="2FFAB015">
              <wp:extent cx="3045600" cy="1141200"/>
              <wp:effectExtent l="0" t="0" r="2540" b="1905"/>
              <wp:docPr id="23" name="Slika 23" descr="C:\Users\Crt Ahlin\Documents\Dropbox\PaperFigureViruses\Clanek\Medplot_Article\figures\ScreenCaptures\PlotTestsAddin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t Ahlin\Documents\Dropbox\PaperFigureViruses\Clanek\Medplot_Article\figures\ScreenCaptures\PlotTestsAddinsToolbar.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67613" b="78515"/>
                      <a:stretch/>
                    </pic:blipFill>
                    <pic:spPr bwMode="auto">
                      <a:xfrm>
                        <a:off x="0" y="0"/>
                        <a:ext cx="3045600" cy="1141200"/>
                      </a:xfrm>
                      <a:prstGeom prst="rect">
                        <a:avLst/>
                      </a:prstGeom>
                      <a:noFill/>
                      <a:ln>
                        <a:noFill/>
                      </a:ln>
                      <a:extLst>
                        <a:ext uri="{53640926-AAD7-44D8-BBD7-CCE9431645EC}">
                          <a14:shadowObscured xmlns:a14="http://schemas.microsoft.com/office/drawing/2010/main"/>
                        </a:ext>
                      </a:extLst>
                    </pic:spPr>
                  </pic:pic>
                </a:graphicData>
              </a:graphic>
            </wp:inline>
          </w:drawing>
        </w:r>
      </w:del>
    </w:p>
    <w:p w:rsidR="00314966" w:rsidDel="005C32A5" w:rsidRDefault="00314966" w:rsidP="00314966">
      <w:pPr>
        <w:rPr>
          <w:del w:id="226" w:author="Črt Ahlin" w:date="2013-09-29T12:11:00Z"/>
          <w:lang w:val="en-US"/>
        </w:rPr>
      </w:pPr>
      <w:del w:id="227" w:author="Črt Ahlin" w:date="2013-09-29T12:11:00Z">
        <w:r w:rsidRPr="00314966" w:rsidDel="005C32A5">
          <w:rPr>
            <w:lang w:val="en-US"/>
          </w:rPr>
          <w:delText>E.g.: The Plot Test button on the medplot toolbar.</w:delText>
        </w:r>
      </w:del>
    </w:p>
    <w:p w:rsidR="005C32A5" w:rsidRDefault="005C32A5" w:rsidP="005C32A5">
      <w:pPr>
        <w:rPr>
          <w:ins w:id="228" w:author="Črt Ahlin" w:date="2013-09-29T12:12:00Z"/>
          <w:lang w:val="en-US"/>
        </w:rPr>
      </w:pPr>
      <w:ins w:id="229" w:author="Črt Ahlin" w:date="2013-09-29T12:12:00Z">
        <w:r>
          <w:rPr>
            <w:lang w:val="en-US"/>
          </w:rPr>
          <w:t>An R shiny app should be started either on a local server or on a remote server. The user then communicates with the app through a web browser, pointing to the address of the server.  To start the server locally, open an R console and issue the commands:</w:t>
        </w:r>
      </w:ins>
    </w:p>
    <w:p w:rsidR="005C32A5" w:rsidRPr="00F366E3" w:rsidRDefault="005C32A5" w:rsidP="005C32A5">
      <w:pPr>
        <w:pStyle w:val="Computer"/>
        <w:rPr>
          <w:ins w:id="230" w:author="Črt Ahlin" w:date="2013-09-29T12:12:00Z"/>
        </w:rPr>
      </w:pPr>
      <w:proofErr w:type="gramStart"/>
      <w:ins w:id="231" w:author="Črt Ahlin" w:date="2013-09-29T12:12:00Z">
        <w:r w:rsidRPr="00F366E3">
          <w:t>library(</w:t>
        </w:r>
        <w:proofErr w:type="gramEnd"/>
        <w:r w:rsidRPr="00F366E3">
          <w:t>"medplot")</w:t>
        </w:r>
        <w:r>
          <w:br/>
        </w:r>
        <w:r w:rsidRPr="00F366E3">
          <w:t>library("shiny")</w:t>
        </w:r>
        <w:r>
          <w:br/>
        </w:r>
        <w:r w:rsidRPr="00F366E3">
          <w:t xml:space="preserve">runApp(appDir=file.path(path.package("medplot"),"shinyapp_tests"), </w:t>
        </w:r>
        <w:proofErr w:type="spellStart"/>
        <w:r w:rsidRPr="00F366E3">
          <w:t>launch.browser</w:t>
        </w:r>
        <w:proofErr w:type="spellEnd"/>
        <w:r w:rsidRPr="00F366E3">
          <w:t>=TRUE)</w:t>
        </w:r>
      </w:ins>
    </w:p>
    <w:p w:rsidR="005C32A5" w:rsidRPr="00314966" w:rsidRDefault="005C32A5" w:rsidP="005C32A5">
      <w:pPr>
        <w:rPr>
          <w:ins w:id="232" w:author="Črt Ahlin" w:date="2013-09-29T12:12:00Z"/>
          <w:lang w:val="en-US"/>
        </w:rPr>
      </w:pPr>
      <w:ins w:id="233" w:author="Črt Ahlin" w:date="2013-09-29T12:12:00Z">
        <w:r>
          <w:rPr>
            <w:lang w:val="en-US"/>
          </w:rPr>
          <w:t xml:space="preserve">These commands should load the required packages, start the shiny application and open the user’s browser with the appropriate </w:t>
        </w:r>
        <w:proofErr w:type="spellStart"/>
        <w:r>
          <w:rPr>
            <w:lang w:val="en-US"/>
          </w:rPr>
          <w:t>addres</w:t>
        </w:r>
        <w:proofErr w:type="spellEnd"/>
        <w:r>
          <w:rPr>
            <w:lang w:val="en-US"/>
          </w:rPr>
          <w:t xml:space="preserve"> open (e.g. localhost</w:t>
        </w:r>
        <w:proofErr w:type="gramStart"/>
        <w:r>
          <w:rPr>
            <w:lang w:val="en-US"/>
          </w:rPr>
          <w:t>:8100</w:t>
        </w:r>
        <w:proofErr w:type="gramEnd"/>
        <w:r>
          <w:rPr>
            <w:lang w:val="en-US"/>
          </w:rPr>
          <w:t>).</w:t>
        </w:r>
      </w:ins>
    </w:p>
    <w:p w:rsidR="005C32A5" w:rsidRDefault="005C32A5" w:rsidP="005C32A5">
      <w:pPr>
        <w:rPr>
          <w:ins w:id="234" w:author="Črt Ahlin" w:date="2013-09-29T12:19:00Z"/>
          <w:lang w:val="en-US"/>
        </w:rPr>
      </w:pPr>
      <w:ins w:id="235" w:author="Črt Ahlin" w:date="2013-09-29T12:13:00Z">
        <w:r w:rsidRPr="00314966">
          <w:rPr>
            <w:lang w:val="en-US"/>
          </w:rPr>
          <w:t xml:space="preserve">Note that the firewall on the user’s computer has to allow connections to the server in order for the web browser to be able to connect to it. </w:t>
        </w:r>
        <w:r>
          <w:rPr>
            <w:lang w:val="en-US"/>
          </w:rPr>
          <w:t>If a prompt appears after launching the above command asking to allow connections, you should confirm it.</w:t>
        </w:r>
      </w:ins>
    </w:p>
    <w:p w:rsidR="00034CA4" w:rsidRPr="00314966" w:rsidRDefault="00034CA4" w:rsidP="00034CA4">
      <w:pPr>
        <w:rPr>
          <w:ins w:id="236" w:author="Črt Ahlin" w:date="2013-09-29T12:19:00Z"/>
          <w:lang w:val="en-US"/>
        </w:rPr>
      </w:pPr>
      <w:ins w:id="237" w:author="Črt Ahlin" w:date="2013-09-29T12:19:00Z">
        <w:r w:rsidRPr="00314966">
          <w:rPr>
            <w:lang w:val="en-US"/>
          </w:rPr>
          <w:t xml:space="preserve">A web browser window should open with options to select which symptoms the user wishes to plot. The plot updates every time after the user changes the selection. </w:t>
        </w:r>
      </w:ins>
    </w:p>
    <w:p w:rsidR="00034CA4" w:rsidRDefault="00034CA4" w:rsidP="005C32A5">
      <w:pPr>
        <w:rPr>
          <w:ins w:id="238" w:author="Črt Ahlin" w:date="2013-09-29T12:14:00Z"/>
          <w:lang w:val="en-US"/>
        </w:rPr>
      </w:pPr>
    </w:p>
    <w:p w:rsidR="00034CA4" w:rsidRDefault="00034CA4" w:rsidP="005C32A5">
      <w:pPr>
        <w:rPr>
          <w:ins w:id="239" w:author="Črt Ahlin" w:date="2013-09-29T12:19:00Z"/>
          <w:lang w:val="en-US"/>
        </w:rPr>
      </w:pPr>
      <w:ins w:id="240" w:author="Črt Ahlin" w:date="2013-09-29T12:18:00Z">
        <w:r w:rsidRPr="00034CA4">
          <w:rPr>
            <w:lang w:val="en-US"/>
          </w:rPr>
          <w:lastRenderedPageBreak/>
          <w:drawing>
            <wp:inline distT="0" distB="0" distL="0" distR="0" wp14:anchorId="3F41DEC2" wp14:editId="5D0B9D1B">
              <wp:extent cx="5760720" cy="36777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77772"/>
                      </a:xfrm>
                      <a:prstGeom prst="rect">
                        <a:avLst/>
                      </a:prstGeom>
                      <a:noFill/>
                      <a:ln>
                        <a:noFill/>
                      </a:ln>
                      <a:extLst/>
                    </pic:spPr>
                  </pic:pic>
                </a:graphicData>
              </a:graphic>
            </wp:inline>
          </w:drawing>
        </w:r>
      </w:ins>
    </w:p>
    <w:p w:rsidR="00034CA4" w:rsidRPr="00314966" w:rsidRDefault="00034CA4" w:rsidP="005C32A5">
      <w:pPr>
        <w:rPr>
          <w:ins w:id="241" w:author="Črt Ahlin" w:date="2013-09-29T12:13:00Z"/>
          <w:lang w:val="en-US"/>
        </w:rPr>
      </w:pPr>
      <w:ins w:id="242" w:author="Črt Ahlin" w:date="2013-09-29T12:19:00Z">
        <w:r>
          <w:rPr>
            <w:lang w:val="en-US"/>
          </w:rPr>
          <w:t xml:space="preserve">E.g.: The web browser open connected to (in this case) an external server with </w:t>
        </w:r>
      </w:ins>
      <w:ins w:id="243" w:author="Črt Ahlin" w:date="2013-09-29T12:20:00Z">
        <w:r>
          <w:rPr>
            <w:lang w:val="en-US"/>
          </w:rPr>
          <w:t>extra</w:t>
        </w:r>
      </w:ins>
      <w:ins w:id="244" w:author="Črt Ahlin" w:date="2013-09-29T12:19:00Z">
        <w:r>
          <w:rPr>
            <w:lang w:val="en-US"/>
          </w:rPr>
          <w:t xml:space="preserve"> options available to the user.</w:t>
        </w:r>
      </w:ins>
      <w:ins w:id="245" w:author="Črt Ahlin" w:date="2013-09-29T12:20:00Z">
        <w:r>
          <w:rPr>
            <w:lang w:val="en-US"/>
          </w:rPr>
          <w:t xml:space="preserve"> There is no data to plot. Several tabs are visible (Graph, Data, Parameters, Errors) which contain different information.</w:t>
        </w:r>
      </w:ins>
    </w:p>
    <w:p w:rsidR="00034CA4" w:rsidRPr="00314966" w:rsidRDefault="00034CA4" w:rsidP="00034CA4">
      <w:pPr>
        <w:rPr>
          <w:lang w:val="en-US"/>
        </w:rPr>
      </w:pPr>
      <w:ins w:id="246" w:author="Črt Ahlin" w:date="2013-09-29T12:18:00Z">
        <w:r>
          <w:rPr>
            <w:lang w:val="en-US"/>
          </w:rPr>
          <w:t xml:space="preserve">The user should choose to “Upload Excel data file” and select a file that contains valid data for the graph. </w:t>
        </w:r>
      </w:ins>
      <w:r w:rsidR="00314966" w:rsidRPr="00314966">
        <w:rPr>
          <w:lang w:val="en-US"/>
        </w:rPr>
        <w:t xml:space="preserve">Depending on the amount of data, the plot generation can take a while. </w:t>
      </w:r>
      <w:proofErr w:type="gramStart"/>
      <w:ins w:id="247" w:author="Črt Ahlin" w:date="2013-09-29T12:23:00Z">
        <w:r>
          <w:rPr>
            <w:lang w:val="en-US"/>
          </w:rPr>
          <w:t>The graph than displays on the right side of the window.</w:t>
        </w:r>
        <w:proofErr w:type="gramEnd"/>
        <w:r>
          <w:rPr>
            <w:lang w:val="en-US"/>
          </w:rPr>
          <w:t xml:space="preserve"> The user should have a relatively modern browser </w:t>
        </w:r>
      </w:ins>
      <w:ins w:id="248" w:author="Črt Ahlin" w:date="2013-09-29T12:24:00Z">
        <w:r w:rsidRPr="00314966">
          <w:rPr>
            <w:lang w:val="en-US"/>
          </w:rPr>
          <w:t>(e.g. Chrome version 26+, Internet Explorer 10)</w:t>
        </w:r>
        <w:r>
          <w:rPr>
            <w:lang w:val="en-US"/>
          </w:rPr>
          <w:t xml:space="preserve"> for it to display. </w:t>
        </w:r>
      </w:ins>
      <w:moveToRangeStart w:id="249" w:author="Črt Ahlin" w:date="2013-09-29T12:24:00Z" w:name="move368220799"/>
      <w:moveTo w:id="250" w:author="Črt Ahlin" w:date="2013-09-29T12:24:00Z">
        <w:r w:rsidRPr="00314966">
          <w:rPr>
            <w:lang w:val="en-US"/>
          </w:rPr>
          <w:t>The plots should look similar to the plot bellow, depending on the version of medplot used.</w:t>
        </w:r>
      </w:moveTo>
    </w:p>
    <w:moveToRangeEnd w:id="249"/>
    <w:p w:rsidR="00034CA4" w:rsidRDefault="00034CA4" w:rsidP="00314966">
      <w:pPr>
        <w:rPr>
          <w:ins w:id="251" w:author="Črt Ahlin" w:date="2013-09-29T12:24:00Z"/>
          <w:lang w:val="en-US"/>
        </w:rPr>
      </w:pPr>
      <w:ins w:id="252" w:author="Črt Ahlin" w:date="2013-09-29T12:24:00Z">
        <w:r w:rsidRPr="00034CA4">
          <w:rPr>
            <w:lang w:val="en-US"/>
          </w:rPr>
          <w:lastRenderedPageBreak/>
          <w:drawing>
            <wp:inline distT="0" distB="0" distL="0" distR="0" wp14:anchorId="7547D082" wp14:editId="5F1707FB">
              <wp:extent cx="5760720" cy="3678384"/>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78384"/>
                      </a:xfrm>
                      <a:prstGeom prst="rect">
                        <a:avLst/>
                      </a:prstGeom>
                      <a:noFill/>
                      <a:ln>
                        <a:noFill/>
                      </a:ln>
                      <a:extLst/>
                    </pic:spPr>
                  </pic:pic>
                </a:graphicData>
              </a:graphic>
            </wp:inline>
          </w:drawing>
        </w:r>
      </w:ins>
    </w:p>
    <w:p w:rsidR="00034CA4" w:rsidRDefault="00034CA4" w:rsidP="00314966">
      <w:pPr>
        <w:rPr>
          <w:ins w:id="253" w:author="Črt Ahlin" w:date="2013-09-29T12:22:00Z"/>
          <w:lang w:val="en-US"/>
        </w:rPr>
      </w:pPr>
      <w:ins w:id="254" w:author="Črt Ahlin" w:date="2013-09-29T12:24:00Z">
        <w:r>
          <w:rPr>
            <w:lang w:val="en-US"/>
          </w:rPr>
          <w:t>E.g.: Example of plotted data.</w:t>
        </w:r>
      </w:ins>
    </w:p>
    <w:p w:rsidR="00314966" w:rsidRDefault="00314966" w:rsidP="00314966">
      <w:pPr>
        <w:rPr>
          <w:ins w:id="255" w:author="Črt Ahlin" w:date="2013-09-29T12:25:00Z"/>
          <w:lang w:val="en-US"/>
        </w:rPr>
      </w:pPr>
      <w:del w:id="256" w:author="Črt Ahlin" w:date="2013-09-29T12:22:00Z">
        <w:r w:rsidRPr="00314966" w:rsidDel="00034CA4">
          <w:rPr>
            <w:lang w:val="en-US"/>
          </w:rPr>
          <w:delText xml:space="preserve">Potential errors are reported on the </w:delText>
        </w:r>
      </w:del>
      <w:del w:id="257" w:author="Črt Ahlin" w:date="2013-09-29T12:21:00Z">
        <w:r w:rsidRPr="00314966" w:rsidDel="00034CA4">
          <w:rPr>
            <w:lang w:val="en-US"/>
          </w:rPr>
          <w:delText>ERRORS sheet</w:delText>
        </w:r>
      </w:del>
      <w:del w:id="258" w:author="Črt Ahlin" w:date="2013-09-29T12:22:00Z">
        <w:r w:rsidRPr="00314966" w:rsidDel="00034CA4">
          <w:rPr>
            <w:lang w:val="en-US"/>
          </w:rPr>
          <w:delText xml:space="preserve">. </w:delText>
        </w:r>
      </w:del>
      <w:moveToRangeStart w:id="259" w:author="Črt Ahlin" w:date="2013-09-29T12:22:00Z" w:name="move368220654"/>
      <w:moveTo w:id="260" w:author="Črt Ahlin" w:date="2013-09-29T12:22:00Z">
        <w:del w:id="261" w:author="Črt Ahlin" w:date="2013-09-29T12:29:00Z">
          <w:r w:rsidR="00034CA4" w:rsidRPr="00314966" w:rsidDel="00DB0895">
            <w:rPr>
              <w:lang w:val="en-US"/>
            </w:rPr>
            <w:delText xml:space="preserve">Potential errors and warnings get listed on the </w:delText>
          </w:r>
        </w:del>
        <w:del w:id="262" w:author="Črt Ahlin" w:date="2013-09-29T12:22:00Z">
          <w:r w:rsidR="00034CA4" w:rsidRPr="00314966" w:rsidDel="00034CA4">
            <w:rPr>
              <w:lang w:val="en-US"/>
            </w:rPr>
            <w:delText>ERRORS</w:delText>
          </w:r>
        </w:del>
        <w:del w:id="263" w:author="Črt Ahlin" w:date="2013-09-29T12:29:00Z">
          <w:r w:rsidR="00034CA4" w:rsidRPr="00314966" w:rsidDel="00DB0895">
            <w:rPr>
              <w:lang w:val="en-US"/>
            </w:rPr>
            <w:delText xml:space="preserve"> </w:delText>
          </w:r>
        </w:del>
        <w:del w:id="264" w:author="Črt Ahlin" w:date="2013-09-29T12:22:00Z">
          <w:r w:rsidR="00034CA4" w:rsidRPr="00314966" w:rsidDel="00034CA4">
            <w:rPr>
              <w:lang w:val="en-US"/>
            </w:rPr>
            <w:delText>sheet</w:delText>
          </w:r>
        </w:del>
        <w:del w:id="265" w:author="Črt Ahlin" w:date="2013-09-29T12:29:00Z">
          <w:r w:rsidR="00034CA4" w:rsidRPr="00314966" w:rsidDel="00DB0895">
            <w:rPr>
              <w:lang w:val="en-US"/>
            </w:rPr>
            <w:delText xml:space="preserve">. The user should check the </w:delText>
          </w:r>
        </w:del>
        <w:del w:id="266" w:author="Črt Ahlin" w:date="2013-09-29T12:22:00Z">
          <w:r w:rsidR="00034CA4" w:rsidRPr="00314966" w:rsidDel="00034CA4">
            <w:rPr>
              <w:lang w:val="en-US"/>
            </w:rPr>
            <w:delText>sheet</w:delText>
          </w:r>
        </w:del>
        <w:del w:id="267" w:author="Črt Ahlin" w:date="2013-09-29T12:29:00Z">
          <w:r w:rsidR="00034CA4" w:rsidRPr="00314966" w:rsidDel="00DB0895">
            <w:rPr>
              <w:lang w:val="en-US"/>
            </w:rPr>
            <w:delText xml:space="preserve"> after running the plotting function. For example, errors might occur if invalid test result labels are used on the DATA sheet. Compared to errors, warnings usually do not stop the plotting, but are caused situations the user should be aware of.</w:delText>
          </w:r>
          <w:r w:rsidR="00034CA4" w:rsidDel="00DB0895">
            <w:rPr>
              <w:rStyle w:val="Pripombasklic"/>
            </w:rPr>
            <w:commentReference w:id="268"/>
          </w:r>
        </w:del>
      </w:moveTo>
      <w:moveToRangeEnd w:id="259"/>
      <w:del w:id="269" w:author="Črt Ahlin" w:date="2013-09-29T12:23:00Z">
        <w:r w:rsidRPr="00314966" w:rsidDel="00034CA4">
          <w:rPr>
            <w:lang w:val="en-US"/>
          </w:rPr>
          <w:delText xml:space="preserve">The user should look for the generated graphs inside the folder specified on the SETTINGS sheet. </w:delText>
        </w:r>
      </w:del>
      <w:del w:id="270" w:author="Črt Ahlin" w:date="2013-09-29T12:24:00Z">
        <w:r w:rsidRPr="00314966" w:rsidDel="00034CA4">
          <w:rPr>
            <w:lang w:val="en-US"/>
          </w:rPr>
          <w:delText xml:space="preserve">Depending on the other settings used, the folder should contain one or two image files with .svg suffix. They can be opened with SVG viewer applications or most modern browsers (e.g. Chrome version 26+, Internet Explorer 10). </w:delText>
        </w:r>
      </w:del>
    </w:p>
    <w:p w:rsidR="00034CA4" w:rsidRDefault="00034CA4" w:rsidP="00034CA4">
      <w:pPr>
        <w:rPr>
          <w:ins w:id="271" w:author="Črt Ahlin" w:date="2013-09-29T12:25:00Z"/>
          <w:lang w:val="en-US"/>
        </w:rPr>
      </w:pPr>
      <w:ins w:id="272" w:author="Črt Ahlin" w:date="2013-09-29T12:25:00Z">
        <w:r>
          <w:rPr>
            <w:lang w:val="en-US"/>
          </w:rPr>
          <w:t>Some extra options are available to the user on the left side of the screen</w:t>
        </w:r>
      </w:ins>
      <w:ins w:id="273" w:author="Črt Ahlin" w:date="2013-09-29T12:26:00Z">
        <w:r>
          <w:rPr>
            <w:lang w:val="en-US"/>
          </w:rPr>
          <w:t>:</w:t>
        </w:r>
      </w:ins>
    </w:p>
    <w:p w:rsidR="00034CA4" w:rsidRPr="00034CA4" w:rsidRDefault="00034CA4" w:rsidP="00034CA4">
      <w:pPr>
        <w:pStyle w:val="Odstavekseznama"/>
        <w:numPr>
          <w:ilvl w:val="0"/>
          <w:numId w:val="10"/>
        </w:numPr>
        <w:rPr>
          <w:ins w:id="274" w:author="Črt Ahlin" w:date="2013-09-29T12:25:00Z"/>
          <w:lang w:val="en-US"/>
          <w:rPrChange w:id="275" w:author="Črt Ahlin" w:date="2013-09-29T12:26:00Z">
            <w:rPr>
              <w:ins w:id="276" w:author="Črt Ahlin" w:date="2013-09-29T12:25:00Z"/>
              <w:lang w:val="en-US"/>
            </w:rPr>
          </w:rPrChange>
        </w:rPr>
        <w:pPrChange w:id="277" w:author="Črt Ahlin" w:date="2013-09-29T12:26:00Z">
          <w:pPr/>
        </w:pPrChange>
      </w:pPr>
      <w:commentRangeStart w:id="278"/>
      <w:ins w:id="279" w:author="Črt Ahlin" w:date="2013-09-29T12:25:00Z">
        <w:r w:rsidRPr="00034CA4">
          <w:rPr>
            <w:lang w:val="en-US"/>
          </w:rPr>
          <w:t>Generate tooltips? (TRUE/FALSE): set to TRUE if you wish the generated SVG file to contain the functionality of generating pop-up windows with extra information about the data point when the user moves the mouse cursor over a point in the graph (tooltips). This is slower than generating a graph without tooltips.</w:t>
        </w:r>
      </w:ins>
    </w:p>
    <w:p w:rsidR="00034CA4" w:rsidRDefault="00034CA4" w:rsidP="00034CA4">
      <w:pPr>
        <w:pStyle w:val="Odstavekseznama"/>
        <w:numPr>
          <w:ilvl w:val="0"/>
          <w:numId w:val="10"/>
        </w:numPr>
        <w:rPr>
          <w:ins w:id="280" w:author="Črt Ahlin" w:date="2013-09-29T12:26:00Z"/>
          <w:lang w:val="en-US"/>
        </w:rPr>
        <w:pPrChange w:id="281" w:author="Črt Ahlin" w:date="2013-09-29T12:26:00Z">
          <w:pPr/>
        </w:pPrChange>
      </w:pPr>
      <w:ins w:id="282" w:author="Črt Ahlin" w:date="2013-09-29T12:25:00Z">
        <w:r w:rsidRPr="00034CA4">
          <w:rPr>
            <w:lang w:val="en-US"/>
            <w:rPrChange w:id="283" w:author="Črt Ahlin" w:date="2013-09-29T12:26:00Z">
              <w:rPr>
                <w:lang w:val="en-US"/>
              </w:rPr>
            </w:rPrChange>
          </w:rPr>
          <w:t xml:space="preserve">Method for sorting: select an option how to sort the units in the generated graph. None – does not sort the units in the graph and uses the order in which they are listed in the Excel sheet. DateIn – will sort according to the DateIn column, which contains dates of arrivals. The rest of the options use the R package </w:t>
        </w:r>
        <w:r w:rsidRPr="00314966">
          <w:rPr>
            <w:rStyle w:val="ComputerChar"/>
          </w:rPr>
          <w:t>seriation</w:t>
        </w:r>
        <w:r w:rsidRPr="00034CA4">
          <w:rPr>
            <w:lang w:val="en-US"/>
          </w:rPr>
          <w:t xml:space="preserve"> </w:t>
        </w:r>
        <w:r w:rsidRPr="00034CA4">
          <w:rPr>
            <w:lang w:val="en-US"/>
          </w:rPr>
          <w:fldChar w:fldCharType="begin" w:fldLock="1"/>
        </w:r>
        <w:r w:rsidRPr="00034CA4">
          <w:rPr>
            <w:lang w:val="en-US"/>
            <w:rPrChange w:id="284" w:author="Črt Ahlin" w:date="2013-09-29T12:26:00Z">
              <w:rPr>
                <w:lang w:val="en-US"/>
              </w:rPr>
            </w:rPrChange>
          </w:rPr>
          <w:instrText>ADDIN CSL_CITATION { "citationItems" : [ { "id" : "ITEM-1", "itemData" : { "author" : [ { "dropping-particle" : "", "family" : "Hahsler", "given" : "Michael", "non-dropping-particle" : "", "parse-names" : false, "suffix" : "" }, { "dropping-particle" : "", "family" : "Hornik", "given" : "Kurt", "non-dropping-particle" : "", "parse-names" : false, "suffix" : "" }, { "dropping-particle" : "", "family" : "Buchta", "given" : "Christian", "non-dropping-particle" : "", "parse-names" : false, "suffix" : "" } ], "id" : "ITEM-1", "issue" : "2001", "issued" : { "date-parts" : [ [ "2007" ] ] }, "title" : "Getting Things in Order: An introduction to the R package seriation", "type" : "article-journal" }, "uris" : [ "http://www.mendeley.com/documents/?uuid=51927e50-dbb8-40bb-86bd-0118d0923547" ] } ], "mendeley" : { "previouslyFormattedCitation" : "(Hahsler, Hornik, &amp; Buchta, 2007)" }, "properties" : { "noteIndex" : 0 }, "schema" : "https://github.com/citation-style-language/schema/raw/master/csl-citation.json" }</w:instrText>
        </w:r>
        <w:r w:rsidRPr="00034CA4">
          <w:rPr>
            <w:lang w:val="en-US"/>
            <w:rPrChange w:id="285" w:author="Črt Ahlin" w:date="2013-09-29T12:26:00Z">
              <w:rPr>
                <w:lang w:val="en-US"/>
              </w:rPr>
            </w:rPrChange>
          </w:rPr>
          <w:fldChar w:fldCharType="separate"/>
        </w:r>
        <w:r w:rsidRPr="00034CA4">
          <w:rPr>
            <w:noProof/>
            <w:lang w:val="en-US"/>
            <w:rPrChange w:id="286" w:author="Črt Ahlin" w:date="2013-09-29T12:26:00Z">
              <w:rPr>
                <w:noProof/>
                <w:lang w:val="en-US"/>
              </w:rPr>
            </w:rPrChange>
          </w:rPr>
          <w:t>(Hahsler, Hornik, &amp; Buchta, 2007)</w:t>
        </w:r>
        <w:r w:rsidRPr="00034CA4">
          <w:rPr>
            <w:lang w:val="en-US"/>
            <w:rPrChange w:id="287" w:author="Črt Ahlin" w:date="2013-09-29T12:26:00Z">
              <w:rPr>
                <w:lang w:val="en-US"/>
              </w:rPr>
            </w:rPrChange>
          </w:rPr>
          <w:fldChar w:fldCharType="end"/>
        </w:r>
        <w:r w:rsidRPr="00034CA4">
          <w:rPr>
            <w:lang w:val="en-US"/>
            <w:rPrChange w:id="288" w:author="Črt Ahlin" w:date="2013-09-29T12:26:00Z">
              <w:rPr>
                <w:lang w:val="en-US"/>
              </w:rPr>
            </w:rPrChange>
          </w:rPr>
          <w:t xml:space="preserve"> for sorting, using the values of test results entered on a particular date. BEA – will sort via the bond energy algorithm; BEA_TSP – uses the travelling salesperson algorithm; PCA – uses the first principal component for sorting. The idea behind sorting is that patterns of test results might emerge visually if the units are sorted on the graph. </w:t>
        </w:r>
        <w:commentRangeEnd w:id="278"/>
        <w:r>
          <w:rPr>
            <w:rStyle w:val="Pripombasklic"/>
          </w:rPr>
          <w:commentReference w:id="278"/>
        </w:r>
      </w:ins>
    </w:p>
    <w:p w:rsidR="00034CA4" w:rsidRDefault="00034CA4" w:rsidP="00034CA4">
      <w:pPr>
        <w:rPr>
          <w:ins w:id="289" w:author="Črt Ahlin" w:date="2013-09-29T12:27:00Z"/>
          <w:lang w:val="en-US"/>
        </w:rPr>
      </w:pPr>
      <w:ins w:id="290" w:author="Črt Ahlin" w:date="2013-09-29T12:26:00Z">
        <w:r>
          <w:rPr>
            <w:lang w:val="en-US"/>
          </w:rPr>
          <w:lastRenderedPageBreak/>
          <w:t xml:space="preserve">After the user changes one of the available options, the plot gets </w:t>
        </w:r>
        <w:proofErr w:type="spellStart"/>
        <w:r>
          <w:rPr>
            <w:lang w:val="en-US"/>
          </w:rPr>
          <w:t>replotted</w:t>
        </w:r>
        <w:proofErr w:type="spellEnd"/>
        <w:r>
          <w:rPr>
            <w:lang w:val="en-US"/>
          </w:rPr>
          <w:t xml:space="preserve"> according to the new settings. </w:t>
        </w:r>
      </w:ins>
    </w:p>
    <w:p w:rsidR="00034CA4" w:rsidRDefault="00034CA4" w:rsidP="00034CA4">
      <w:pPr>
        <w:rPr>
          <w:ins w:id="291" w:author="Črt Ahlin" w:date="2013-09-29T12:27:00Z"/>
          <w:lang w:val="en-US"/>
        </w:rPr>
      </w:pPr>
      <w:ins w:id="292" w:author="Črt Ahlin" w:date="2013-09-29T12:27:00Z">
        <w:r>
          <w:rPr>
            <w:lang w:val="en-US"/>
          </w:rPr>
          <w:t>The tabs on the right side of the screen contain:</w:t>
        </w:r>
      </w:ins>
    </w:p>
    <w:p w:rsidR="00034CA4" w:rsidRDefault="00034CA4" w:rsidP="00034CA4">
      <w:pPr>
        <w:pStyle w:val="Odstavekseznama"/>
        <w:numPr>
          <w:ilvl w:val="0"/>
          <w:numId w:val="11"/>
        </w:numPr>
        <w:rPr>
          <w:ins w:id="293" w:author="Črt Ahlin" w:date="2013-09-29T12:27:00Z"/>
          <w:lang w:val="en-US"/>
        </w:rPr>
        <w:pPrChange w:id="294" w:author="Črt Ahlin" w:date="2013-09-29T12:27:00Z">
          <w:pPr/>
        </w:pPrChange>
      </w:pPr>
      <w:ins w:id="295" w:author="Črt Ahlin" w:date="2013-09-29T12:27:00Z">
        <w:r>
          <w:rPr>
            <w:lang w:val="en-US"/>
          </w:rPr>
          <w:t>Graph: contains the plotted graph.</w:t>
        </w:r>
      </w:ins>
    </w:p>
    <w:p w:rsidR="00034CA4" w:rsidRDefault="00034CA4" w:rsidP="00034CA4">
      <w:pPr>
        <w:pStyle w:val="Odstavekseznama"/>
        <w:numPr>
          <w:ilvl w:val="0"/>
          <w:numId w:val="11"/>
        </w:numPr>
        <w:rPr>
          <w:ins w:id="296" w:author="Črt Ahlin" w:date="2013-09-29T12:28:00Z"/>
          <w:lang w:val="en-US"/>
        </w:rPr>
        <w:pPrChange w:id="297" w:author="Črt Ahlin" w:date="2013-09-29T12:27:00Z">
          <w:pPr/>
        </w:pPrChange>
      </w:pPr>
      <w:ins w:id="298" w:author="Črt Ahlin" w:date="2013-09-29T12:28:00Z">
        <w:r>
          <w:rPr>
            <w:lang w:val="en-US"/>
          </w:rPr>
          <w:t>Data: contains the data the user uploaded via the Excel file.</w:t>
        </w:r>
      </w:ins>
    </w:p>
    <w:p w:rsidR="00034CA4" w:rsidRDefault="00DB0895" w:rsidP="00034CA4">
      <w:pPr>
        <w:pStyle w:val="Odstavekseznama"/>
        <w:numPr>
          <w:ilvl w:val="0"/>
          <w:numId w:val="11"/>
        </w:numPr>
        <w:rPr>
          <w:ins w:id="299" w:author="Črt Ahlin" w:date="2013-09-29T12:28:00Z"/>
          <w:lang w:val="en-US"/>
        </w:rPr>
        <w:pPrChange w:id="300" w:author="Črt Ahlin" w:date="2013-09-29T12:27:00Z">
          <w:pPr/>
        </w:pPrChange>
      </w:pPr>
      <w:ins w:id="301" w:author="Črt Ahlin" w:date="2013-09-29T12:28:00Z">
        <w:r>
          <w:rPr>
            <w:lang w:val="en-US"/>
          </w:rPr>
          <w:t xml:space="preserve">Parameters: contains the parameters the user uploaded via the Excel file. </w:t>
        </w:r>
      </w:ins>
    </w:p>
    <w:p w:rsidR="00DB0895" w:rsidRPr="00034CA4" w:rsidRDefault="00DB0895" w:rsidP="00034CA4">
      <w:pPr>
        <w:pStyle w:val="Odstavekseznama"/>
        <w:numPr>
          <w:ilvl w:val="0"/>
          <w:numId w:val="11"/>
        </w:numPr>
        <w:rPr>
          <w:lang w:val="en-US"/>
        </w:rPr>
        <w:pPrChange w:id="302" w:author="Črt Ahlin" w:date="2013-09-29T12:27:00Z">
          <w:pPr/>
        </w:pPrChange>
      </w:pPr>
      <w:ins w:id="303" w:author="Črt Ahlin" w:date="2013-09-29T12:28:00Z">
        <w:r>
          <w:rPr>
            <w:lang w:val="en-US"/>
          </w:rPr>
          <w:t>Errors:</w:t>
        </w:r>
      </w:ins>
      <w:ins w:id="304" w:author="Črt Ahlin" w:date="2013-09-29T12:29:00Z">
        <w:r>
          <w:rPr>
            <w:lang w:val="en-US"/>
          </w:rPr>
          <w:t xml:space="preserve"> </w:t>
        </w:r>
        <w:r w:rsidRPr="00314966">
          <w:rPr>
            <w:lang w:val="en-US"/>
          </w:rPr>
          <w:t xml:space="preserve">Potential errors and warnings get listed on the </w:t>
        </w:r>
        <w:del w:id="305" w:author="Črt Ahlin" w:date="2013-09-29T12:22:00Z">
          <w:r w:rsidRPr="00314966" w:rsidDel="00034CA4">
            <w:rPr>
              <w:lang w:val="en-US"/>
            </w:rPr>
            <w:delText>ERRORS</w:delText>
          </w:r>
        </w:del>
        <w:r>
          <w:rPr>
            <w:lang w:val="en-US"/>
          </w:rPr>
          <w:t>Errors</w:t>
        </w:r>
        <w:r w:rsidRPr="00314966">
          <w:rPr>
            <w:lang w:val="en-US"/>
          </w:rPr>
          <w:t xml:space="preserve"> </w:t>
        </w:r>
        <w:r>
          <w:rPr>
            <w:lang w:val="en-US"/>
          </w:rPr>
          <w:t>tab</w:t>
        </w:r>
        <w:del w:id="306" w:author="Črt Ahlin" w:date="2013-09-29T12:22:00Z">
          <w:r w:rsidRPr="00314966" w:rsidDel="00034CA4">
            <w:rPr>
              <w:lang w:val="en-US"/>
            </w:rPr>
            <w:delText>sheet</w:delText>
          </w:r>
        </w:del>
        <w:r w:rsidRPr="00314966">
          <w:rPr>
            <w:lang w:val="en-US"/>
          </w:rPr>
          <w:t xml:space="preserve">. The user should check the </w:t>
        </w:r>
        <w:del w:id="307" w:author="Črt Ahlin" w:date="2013-09-29T12:22:00Z">
          <w:r w:rsidRPr="00314966" w:rsidDel="00034CA4">
            <w:rPr>
              <w:lang w:val="en-US"/>
            </w:rPr>
            <w:delText>sheet</w:delText>
          </w:r>
        </w:del>
        <w:r>
          <w:rPr>
            <w:lang w:val="en-US"/>
          </w:rPr>
          <w:t>tab</w:t>
        </w:r>
        <w:r w:rsidRPr="00314966">
          <w:rPr>
            <w:lang w:val="en-US"/>
          </w:rPr>
          <w:t xml:space="preserve"> after running the plotting function. For example, errors might occur if invalid test result labels are used on the DATA sheet</w:t>
        </w:r>
        <w:r>
          <w:rPr>
            <w:lang w:val="en-US"/>
          </w:rPr>
          <w:t xml:space="preserve"> in Excel</w:t>
        </w:r>
        <w:r w:rsidRPr="00314966">
          <w:rPr>
            <w:lang w:val="en-US"/>
          </w:rPr>
          <w:t>. Compared to errors, warnings usually do not stop the plotting, but are caused situations the user should be aware of.</w:t>
        </w:r>
        <w:r>
          <w:rPr>
            <w:rStyle w:val="Pripombasklic"/>
          </w:rPr>
          <w:commentReference w:id="308"/>
        </w:r>
      </w:ins>
    </w:p>
    <w:p w:rsidR="00314966" w:rsidRDefault="00314966" w:rsidP="00314966">
      <w:pPr>
        <w:rPr>
          <w:ins w:id="309" w:author="Črt Ahlin" w:date="2013-09-29T12:29:00Z"/>
          <w:lang w:val="en-US"/>
        </w:rPr>
      </w:pPr>
      <w:moveFromRangeStart w:id="310" w:author="Črt Ahlin" w:date="2013-09-29T12:24:00Z" w:name="move368220799"/>
      <w:moveFrom w:id="311" w:author="Črt Ahlin" w:date="2013-09-29T12:24:00Z">
        <w:r w:rsidRPr="00314966" w:rsidDel="00034CA4">
          <w:rPr>
            <w:lang w:val="en-US"/>
          </w:rPr>
          <w:t>The plots should look similar to the plot bellow, depending on the version of medplot used.</w:t>
        </w:r>
      </w:moveFrom>
    </w:p>
    <w:p w:rsidR="00DB0895" w:rsidRPr="00314966" w:rsidDel="00034CA4" w:rsidRDefault="00DB0895" w:rsidP="00314966">
      <w:pPr>
        <w:rPr>
          <w:lang w:val="en-US"/>
        </w:rPr>
      </w:pPr>
      <w:ins w:id="312" w:author="Črt Ahlin" w:date="2013-09-29T12:29:00Z">
        <w:r>
          <w:rPr>
            <w:lang w:val="en-US"/>
          </w:rPr>
          <w:t>Example of the graph is commented bellow.</w:t>
        </w:r>
      </w:ins>
      <w:bookmarkStart w:id="313" w:name="_GoBack"/>
      <w:bookmarkEnd w:id="313"/>
    </w:p>
    <w:moveFromRangeEnd w:id="310"/>
    <w:p w:rsidR="00314966" w:rsidRPr="00314966" w:rsidRDefault="00314966" w:rsidP="00314966">
      <w:pPr>
        <w:rPr>
          <w:lang w:val="en-US"/>
        </w:rPr>
      </w:pPr>
      <w:r w:rsidRPr="00314966">
        <w:rPr>
          <w:noProof/>
          <w:lang w:val="en-US"/>
        </w:rPr>
        <w:lastRenderedPageBreak/>
        <w:drawing>
          <wp:inline distT="0" distB="0" distL="0" distR="0" wp14:anchorId="59A002EA" wp14:editId="6A9CBB2C">
            <wp:extent cx="5724525" cy="7162800"/>
            <wp:effectExtent l="0" t="0" r="952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4525" cy="7162800"/>
                    </a:xfrm>
                    <a:prstGeom prst="rect">
                      <a:avLst/>
                    </a:prstGeom>
                  </pic:spPr>
                </pic:pic>
              </a:graphicData>
            </a:graphic>
          </wp:inline>
        </w:drawing>
      </w:r>
    </w:p>
    <w:p w:rsidR="00314966" w:rsidRPr="00314966" w:rsidRDefault="00314966" w:rsidP="00314966">
      <w:pPr>
        <w:rPr>
          <w:lang w:val="en-US"/>
        </w:rPr>
      </w:pPr>
      <w:r w:rsidRPr="00314966">
        <w:rPr>
          <w:lang w:val="en-US"/>
        </w:rPr>
        <w:t>E.g.: Example of Plot Tests plot.</w:t>
      </w:r>
    </w:p>
    <w:p w:rsidR="00314966" w:rsidRPr="00314966" w:rsidRDefault="00314966" w:rsidP="00314966">
      <w:pPr>
        <w:rPr>
          <w:lang w:val="en-US"/>
        </w:rPr>
      </w:pPr>
      <w:r w:rsidRPr="00314966">
        <w:rPr>
          <w:lang w:val="en-US"/>
        </w:rPr>
        <w:t xml:space="preserve">The graph under the label </w:t>
      </w:r>
      <w:proofErr w:type="gramStart"/>
      <w:r w:rsidRPr="00314966">
        <w:rPr>
          <w:lang w:val="en-US"/>
        </w:rPr>
        <w:t>A</w:t>
      </w:r>
      <w:proofErr w:type="gramEnd"/>
      <w:r w:rsidRPr="00314966">
        <w:rPr>
          <w:lang w:val="en-US"/>
        </w:rPr>
        <w:t xml:space="preserve"> shows test results for subjects on different days of testing. Moving the mouse over a plotted dot will raise a window with additional details about the subject (on the plot with tooltips, not on the “normal” SVG plot). The graph under the label B shows the percentage of positive swabs for different 1</w:t>
      </w:r>
      <w:r w:rsidRPr="00314966">
        <w:rPr>
          <w:vertAlign w:val="superscript"/>
          <w:lang w:val="en-US"/>
        </w:rPr>
        <w:t>st</w:t>
      </w:r>
      <w:r w:rsidRPr="00314966">
        <w:rPr>
          <w:lang w:val="en-US"/>
        </w:rPr>
        <w:t xml:space="preserve"> level groups of subjects on different dates via a bar chart. All test results that are not “</w:t>
      </w:r>
      <w:proofErr w:type="spellStart"/>
      <w:r w:rsidRPr="00314966">
        <w:rPr>
          <w:lang w:val="en-US"/>
        </w:rPr>
        <w:t>neg</w:t>
      </w:r>
      <w:proofErr w:type="spellEnd"/>
      <w:r w:rsidRPr="00314966">
        <w:rPr>
          <w:lang w:val="en-US"/>
        </w:rPr>
        <w:t>” or NULL are considered positive.</w:t>
      </w:r>
    </w:p>
    <w:p w:rsidR="00314966" w:rsidRPr="00314966" w:rsidRDefault="00314966" w:rsidP="00314966">
      <w:pPr>
        <w:pStyle w:val="Naslov2"/>
        <w:rPr>
          <w:lang w:val="en-US"/>
        </w:rPr>
      </w:pPr>
      <w:bookmarkStart w:id="314" w:name="_Toc355642212"/>
      <w:bookmarkStart w:id="315" w:name="_Toc364441643"/>
      <w:r w:rsidRPr="00314966">
        <w:rPr>
          <w:lang w:val="en-US"/>
        </w:rPr>
        <w:lastRenderedPageBreak/>
        <w:t>Bibliography</w:t>
      </w:r>
      <w:bookmarkEnd w:id="314"/>
      <w:bookmarkEnd w:id="315"/>
    </w:p>
    <w:p w:rsidR="00314966" w:rsidRPr="00314966" w:rsidRDefault="00314966" w:rsidP="00314966">
      <w:pPr>
        <w:pStyle w:val="Navadensplet"/>
        <w:ind w:left="480" w:hanging="480"/>
        <w:rPr>
          <w:rFonts w:ascii="Calibri" w:hAnsi="Calibri"/>
          <w:noProof/>
          <w:sz w:val="22"/>
          <w:lang w:val="en-US"/>
        </w:rPr>
      </w:pPr>
      <w:r w:rsidRPr="00314966">
        <w:rPr>
          <w:lang w:val="en-US"/>
        </w:rPr>
        <w:fldChar w:fldCharType="begin" w:fldLock="1"/>
      </w:r>
      <w:r w:rsidRPr="00314966">
        <w:rPr>
          <w:lang w:val="en-US"/>
        </w:rPr>
        <w:instrText xml:space="preserve">ADDIN Mendeley Bibliography CSL_BIBLIOGRAPHY </w:instrText>
      </w:r>
      <w:r w:rsidRPr="00314966">
        <w:rPr>
          <w:lang w:val="en-US"/>
        </w:rPr>
        <w:fldChar w:fldCharType="separate"/>
      </w:r>
      <w:r w:rsidRPr="00314966">
        <w:rPr>
          <w:rFonts w:ascii="Calibri" w:hAnsi="Calibri"/>
          <w:noProof/>
          <w:sz w:val="22"/>
          <w:lang w:val="en-US"/>
        </w:rPr>
        <w:t xml:space="preserve">Baier, T., &amp; Neuwirth, E. (2007). Excel :: COM :: R. </w:t>
      </w:r>
      <w:r w:rsidRPr="00314966">
        <w:rPr>
          <w:rFonts w:ascii="Calibri" w:hAnsi="Calibri"/>
          <w:i/>
          <w:iCs/>
          <w:noProof/>
          <w:sz w:val="22"/>
          <w:lang w:val="en-US"/>
        </w:rPr>
        <w:t>Computational Statistics</w:t>
      </w:r>
      <w:r w:rsidRPr="00314966">
        <w:rPr>
          <w:rFonts w:ascii="Calibri" w:hAnsi="Calibri"/>
          <w:noProof/>
          <w:sz w:val="22"/>
          <w:lang w:val="en-US"/>
        </w:rPr>
        <w:t xml:space="preserve">, </w:t>
      </w:r>
      <w:r w:rsidRPr="00314966">
        <w:rPr>
          <w:rFonts w:ascii="Calibri" w:hAnsi="Calibri"/>
          <w:i/>
          <w:iCs/>
          <w:noProof/>
          <w:sz w:val="22"/>
          <w:lang w:val="en-US"/>
        </w:rPr>
        <w:t>22</w:t>
      </w:r>
      <w:r w:rsidRPr="00314966">
        <w:rPr>
          <w:rFonts w:ascii="Calibri" w:hAnsi="Calibri"/>
          <w:noProof/>
          <w:sz w:val="22"/>
          <w:lang w:val="en-US"/>
        </w:rPr>
        <w:t>(1, April 2007), 91–108. doi:10.1007/s00180-007-0023-6</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Hahsler, M., Hornik, K., &amp; Buchta, C. (2007). Getting Things in Order: An introduction to the R package seriation, (2001). Retrieved from http://epub.wu.ac.at/852/</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 xml:space="preserve">Nolan, D., &amp; Lang, D. T. (2012). Interactive and Animated Scalable Vector Graphics. </w:t>
      </w:r>
      <w:r w:rsidRPr="00314966">
        <w:rPr>
          <w:rFonts w:ascii="Calibri" w:hAnsi="Calibri"/>
          <w:i/>
          <w:iCs/>
          <w:noProof/>
          <w:sz w:val="22"/>
          <w:lang w:val="en-US"/>
        </w:rPr>
        <w:t>Journal of Statistical Software</w:t>
      </w:r>
      <w:r w:rsidRPr="00314966">
        <w:rPr>
          <w:rFonts w:ascii="Calibri" w:hAnsi="Calibri"/>
          <w:noProof/>
          <w:sz w:val="22"/>
          <w:lang w:val="en-US"/>
        </w:rPr>
        <w:t xml:space="preserve">, </w:t>
      </w:r>
      <w:r w:rsidRPr="00314966">
        <w:rPr>
          <w:rFonts w:ascii="Calibri" w:hAnsi="Calibri"/>
          <w:i/>
          <w:iCs/>
          <w:noProof/>
          <w:sz w:val="22"/>
          <w:lang w:val="en-US"/>
        </w:rPr>
        <w:t>46</w:t>
      </w:r>
      <w:r w:rsidRPr="00314966">
        <w:rPr>
          <w:rFonts w:ascii="Calibri" w:hAnsi="Calibri"/>
          <w:noProof/>
          <w:sz w:val="22"/>
          <w:lang w:val="en-US"/>
        </w:rPr>
        <w:t>(1).</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R Core Team. (2013). R: A Language and Environment for Statistical Computing. Vienna, Austria. Retrieved from http://www.r-project.org/</w:t>
      </w:r>
    </w:p>
    <w:p w:rsidR="00314966" w:rsidRPr="00314966" w:rsidRDefault="00314966" w:rsidP="00314966">
      <w:pPr>
        <w:pStyle w:val="Navadensplet"/>
        <w:ind w:left="480" w:hanging="480"/>
        <w:rPr>
          <w:rFonts w:ascii="Calibri" w:hAnsi="Calibri"/>
          <w:noProof/>
          <w:sz w:val="22"/>
          <w:lang w:val="en-US"/>
        </w:rPr>
      </w:pPr>
      <w:r w:rsidRPr="00314966">
        <w:rPr>
          <w:rFonts w:ascii="Calibri" w:hAnsi="Calibri"/>
          <w:noProof/>
          <w:sz w:val="22"/>
          <w:lang w:val="en-US"/>
        </w:rPr>
        <w:t>RStudio, &amp; Inc. (2013). shiny: Web Application Framework for R. Retrieved from http://cran.r-project.org/package=shiny</w:t>
      </w:r>
    </w:p>
    <w:p w:rsidR="00314966" w:rsidRPr="00314966" w:rsidRDefault="00314966" w:rsidP="00314966">
      <w:pPr>
        <w:pStyle w:val="Navadensplet"/>
        <w:ind w:left="480" w:hanging="480"/>
        <w:rPr>
          <w:lang w:val="en-US"/>
        </w:rPr>
      </w:pPr>
      <w:r w:rsidRPr="00314966">
        <w:rPr>
          <w:lang w:val="en-US"/>
        </w:rPr>
        <w:fldChar w:fldCharType="end"/>
      </w:r>
    </w:p>
    <w:sectPr w:rsidR="00314966" w:rsidRPr="0031496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6" w:author="Črt Ahlin" w:date="2013-09-29T12:10:00Z" w:initials="CA">
    <w:p w:rsidR="005C32A5" w:rsidRDefault="005C32A5">
      <w:pPr>
        <w:pStyle w:val="Pripombabesedilo"/>
      </w:pPr>
      <w:r>
        <w:rPr>
          <w:rStyle w:val="Pripombasklic"/>
        </w:rPr>
        <w:annotationRef/>
      </w:r>
      <w:r>
        <w:t xml:space="preserve">Daj na opis </w:t>
      </w:r>
      <w:proofErr w:type="spellStart"/>
      <w:r>
        <w:t>GUIja</w:t>
      </w:r>
      <w:proofErr w:type="spellEnd"/>
    </w:p>
  </w:comment>
  <w:comment w:id="268" w:author="Črt Ahlin" w:date="2013-09-29T12:22:00Z" w:initials="CA">
    <w:p w:rsidR="00034CA4" w:rsidRDefault="00034CA4" w:rsidP="00034CA4">
      <w:pPr>
        <w:pStyle w:val="Pripombabesedilo"/>
      </w:pPr>
      <w:r>
        <w:rPr>
          <w:rStyle w:val="Pripombasklic"/>
        </w:rPr>
        <w:annotationRef/>
      </w:r>
      <w:r>
        <w:t xml:space="preserve">Daj na opis </w:t>
      </w:r>
      <w:proofErr w:type="spellStart"/>
      <w:r>
        <w:t>GUIja</w:t>
      </w:r>
      <w:proofErr w:type="spellEnd"/>
    </w:p>
  </w:comment>
  <w:comment w:id="278" w:author="Črt Ahlin" w:date="2013-09-29T12:25:00Z" w:initials="CA">
    <w:p w:rsidR="00034CA4" w:rsidRDefault="00034CA4" w:rsidP="00034CA4">
      <w:pPr>
        <w:pStyle w:val="Pripombabesedilo"/>
      </w:pPr>
      <w:r>
        <w:rPr>
          <w:rStyle w:val="Pripombasklic"/>
        </w:rPr>
        <w:annotationRef/>
      </w:r>
      <w:r>
        <w:t xml:space="preserve">Premakni na opis </w:t>
      </w:r>
      <w:proofErr w:type="spellStart"/>
      <w:r>
        <w:t>GUIja</w:t>
      </w:r>
      <w:proofErr w:type="spellEnd"/>
    </w:p>
  </w:comment>
  <w:comment w:id="308" w:author="Črt Ahlin" w:date="2013-09-29T12:29:00Z" w:initials="CA">
    <w:p w:rsidR="00DB0895" w:rsidRDefault="00DB0895" w:rsidP="00DB0895">
      <w:pPr>
        <w:pStyle w:val="Pripombabesedilo"/>
      </w:pPr>
      <w:r>
        <w:rPr>
          <w:rStyle w:val="Pripombasklic"/>
        </w:rPr>
        <w:annotationRef/>
      </w:r>
      <w:r>
        <w:t xml:space="preserve">Daj na opis </w:t>
      </w:r>
      <w:proofErr w:type="spellStart"/>
      <w:r>
        <w:t>GUIja</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3F4" w:rsidRDefault="009A33F4" w:rsidP="004F033A">
      <w:pPr>
        <w:spacing w:after="0" w:line="240" w:lineRule="auto"/>
      </w:pPr>
      <w:r>
        <w:separator/>
      </w:r>
    </w:p>
  </w:endnote>
  <w:endnote w:type="continuationSeparator" w:id="0">
    <w:p w:rsidR="009A33F4" w:rsidRDefault="009A33F4" w:rsidP="004F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3F4" w:rsidRDefault="009A33F4" w:rsidP="004F033A">
      <w:pPr>
        <w:spacing w:after="0" w:line="240" w:lineRule="auto"/>
      </w:pPr>
      <w:r>
        <w:separator/>
      </w:r>
    </w:p>
  </w:footnote>
  <w:footnote w:type="continuationSeparator" w:id="0">
    <w:p w:rsidR="009A33F4" w:rsidRDefault="009A33F4" w:rsidP="004F03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12079"/>
    <w:multiLevelType w:val="hybridMultilevel"/>
    <w:tmpl w:val="E06AF1DA"/>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
    <w:nsid w:val="2FF61FC3"/>
    <w:multiLevelType w:val="hybridMultilevel"/>
    <w:tmpl w:val="827C3CAC"/>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30BD0CFE"/>
    <w:multiLevelType w:val="hybridMultilevel"/>
    <w:tmpl w:val="E0968D66"/>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3">
    <w:nsid w:val="39E302EE"/>
    <w:multiLevelType w:val="hybridMultilevel"/>
    <w:tmpl w:val="62167E14"/>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4">
    <w:nsid w:val="55682DA0"/>
    <w:multiLevelType w:val="hybridMultilevel"/>
    <w:tmpl w:val="DC5C332A"/>
    <w:lvl w:ilvl="0" w:tplc="3AE85862">
      <w:start w:val="1"/>
      <w:numFmt w:val="decimal"/>
      <w:lvlText w:val="%1."/>
      <w:lvlJc w:val="left"/>
      <w:pPr>
        <w:ind w:left="360" w:hanging="360"/>
      </w:pPr>
      <w:rPr>
        <w:rFonts w:asciiTheme="minorHAnsi" w:hAnsiTheme="minorHAnsi" w:cstheme="minorBidi"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5">
    <w:nsid w:val="58AF6990"/>
    <w:multiLevelType w:val="hybridMultilevel"/>
    <w:tmpl w:val="10F4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D319AE"/>
    <w:multiLevelType w:val="hybridMultilevel"/>
    <w:tmpl w:val="A8623680"/>
    <w:lvl w:ilvl="0" w:tplc="04240001">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7">
    <w:nsid w:val="5F36552B"/>
    <w:multiLevelType w:val="hybridMultilevel"/>
    <w:tmpl w:val="370AF3C4"/>
    <w:lvl w:ilvl="0" w:tplc="1B54AA4E">
      <w:numFmt w:val="bullet"/>
      <w:lvlText w:val=""/>
      <w:lvlJc w:val="left"/>
      <w:pPr>
        <w:ind w:left="720" w:hanging="360"/>
      </w:pPr>
      <w:rPr>
        <w:rFonts w:ascii="Wingdings" w:eastAsiaTheme="minorHAnsi" w:hAnsi="Wingding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69007A4E"/>
    <w:multiLevelType w:val="hybridMultilevel"/>
    <w:tmpl w:val="3442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B24007"/>
    <w:multiLevelType w:val="hybridMultilevel"/>
    <w:tmpl w:val="376CB126"/>
    <w:lvl w:ilvl="0" w:tplc="1B54AA4E">
      <w:numFmt w:val="bullet"/>
      <w:lvlText w:val=""/>
      <w:lvlJc w:val="left"/>
      <w:pPr>
        <w:ind w:left="720" w:hanging="360"/>
      </w:pPr>
      <w:rPr>
        <w:rFonts w:ascii="Wingdings" w:eastAsiaTheme="minorHAnsi" w:hAnsi="Wingding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7F9F4E4A"/>
    <w:multiLevelType w:val="hybridMultilevel"/>
    <w:tmpl w:val="6E0C3C5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4"/>
  </w:num>
  <w:num w:numId="6">
    <w:abstractNumId w:val="2"/>
  </w:num>
  <w:num w:numId="7">
    <w:abstractNumId w:val="10"/>
  </w:num>
  <w:num w:numId="8">
    <w:abstractNumId w:val="9"/>
  </w:num>
  <w:num w:numId="9">
    <w:abstractNumId w:val="7"/>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424"/>
    <w:rsid w:val="00012D85"/>
    <w:rsid w:val="00026424"/>
    <w:rsid w:val="00034CA4"/>
    <w:rsid w:val="00070A6E"/>
    <w:rsid w:val="000F5717"/>
    <w:rsid w:val="001754AB"/>
    <w:rsid w:val="001F5A76"/>
    <w:rsid w:val="00206C54"/>
    <w:rsid w:val="00220F91"/>
    <w:rsid w:val="00281FD7"/>
    <w:rsid w:val="002968A4"/>
    <w:rsid w:val="002B5DDD"/>
    <w:rsid w:val="002D085F"/>
    <w:rsid w:val="0030573C"/>
    <w:rsid w:val="00314966"/>
    <w:rsid w:val="00326EB7"/>
    <w:rsid w:val="0035757A"/>
    <w:rsid w:val="003752B9"/>
    <w:rsid w:val="003823C5"/>
    <w:rsid w:val="003F3F7C"/>
    <w:rsid w:val="0044743F"/>
    <w:rsid w:val="004B7394"/>
    <w:rsid w:val="004F033A"/>
    <w:rsid w:val="005416D3"/>
    <w:rsid w:val="005C32A5"/>
    <w:rsid w:val="005C4974"/>
    <w:rsid w:val="005F5D16"/>
    <w:rsid w:val="0062631E"/>
    <w:rsid w:val="00680F82"/>
    <w:rsid w:val="006A7316"/>
    <w:rsid w:val="006D4387"/>
    <w:rsid w:val="007729B4"/>
    <w:rsid w:val="00775C65"/>
    <w:rsid w:val="007877CE"/>
    <w:rsid w:val="007C4BA4"/>
    <w:rsid w:val="007F5452"/>
    <w:rsid w:val="00854E1C"/>
    <w:rsid w:val="008B7A65"/>
    <w:rsid w:val="008D33AF"/>
    <w:rsid w:val="00932040"/>
    <w:rsid w:val="009971AF"/>
    <w:rsid w:val="009A33F4"/>
    <w:rsid w:val="009C39F8"/>
    <w:rsid w:val="009E0DF4"/>
    <w:rsid w:val="00A554B8"/>
    <w:rsid w:val="00A768DE"/>
    <w:rsid w:val="00AA43DA"/>
    <w:rsid w:val="00AA60A2"/>
    <w:rsid w:val="00AC628E"/>
    <w:rsid w:val="00BC14DE"/>
    <w:rsid w:val="00BD2B7F"/>
    <w:rsid w:val="00C261DD"/>
    <w:rsid w:val="00C372F0"/>
    <w:rsid w:val="00C94E06"/>
    <w:rsid w:val="00CD4F2C"/>
    <w:rsid w:val="00D244E9"/>
    <w:rsid w:val="00DA7B1A"/>
    <w:rsid w:val="00DB0895"/>
    <w:rsid w:val="00DB349E"/>
    <w:rsid w:val="00DD5D31"/>
    <w:rsid w:val="00EA7822"/>
    <w:rsid w:val="00F366E3"/>
    <w:rsid w:val="00FC2F8F"/>
    <w:rsid w:val="00FF7A9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2D085F"/>
    <w:pPr>
      <w:keepNext/>
      <w:keepLines/>
      <w:spacing w:before="480" w:after="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avaden"/>
    <w:next w:val="Navaden"/>
    <w:link w:val="Naslov2Znak"/>
    <w:uiPriority w:val="9"/>
    <w:unhideWhenUsed/>
    <w:qFormat/>
    <w:rsid w:val="002D08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avaden"/>
    <w:next w:val="Navaden"/>
    <w:link w:val="Naslov3Znak"/>
    <w:uiPriority w:val="9"/>
    <w:unhideWhenUsed/>
    <w:qFormat/>
    <w:rsid w:val="003149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2D085F"/>
    <w:rPr>
      <w:rFonts w:asciiTheme="majorHAnsi" w:eastAsiaTheme="majorEastAsia" w:hAnsiTheme="majorHAnsi" w:cstheme="majorBidi"/>
      <w:b/>
      <w:bCs/>
      <w:color w:val="365F91" w:themeColor="accent1" w:themeShade="BF"/>
      <w:sz w:val="28"/>
      <w:szCs w:val="28"/>
    </w:rPr>
  </w:style>
  <w:style w:type="paragraph" w:customStyle="1" w:styleId="Computer">
    <w:name w:val="Computer"/>
    <w:basedOn w:val="Navaden"/>
    <w:link w:val="ComputerChar"/>
    <w:qFormat/>
    <w:rsid w:val="002D085F"/>
    <w:rPr>
      <w:rFonts w:ascii="Courier New" w:hAnsi="Courier New" w:cs="Courier New"/>
      <w:lang w:val="en-US"/>
    </w:rPr>
  </w:style>
  <w:style w:type="character" w:customStyle="1" w:styleId="Naslov2Znak">
    <w:name w:val="Naslov 2 Znak"/>
    <w:basedOn w:val="Privzetapisavaodstavka"/>
    <w:link w:val="Naslov2"/>
    <w:uiPriority w:val="9"/>
    <w:rsid w:val="002D085F"/>
    <w:rPr>
      <w:rFonts w:asciiTheme="majorHAnsi" w:eastAsiaTheme="majorEastAsia" w:hAnsiTheme="majorHAnsi" w:cstheme="majorBidi"/>
      <w:b/>
      <w:bCs/>
      <w:color w:val="4F81BD" w:themeColor="accent1"/>
      <w:sz w:val="26"/>
      <w:szCs w:val="26"/>
    </w:rPr>
  </w:style>
  <w:style w:type="character" w:customStyle="1" w:styleId="ComputerChar">
    <w:name w:val="Computer Char"/>
    <w:basedOn w:val="Privzetapisavaodstavka"/>
    <w:link w:val="Computer"/>
    <w:rsid w:val="002D085F"/>
    <w:rPr>
      <w:rFonts w:ascii="Courier New" w:hAnsi="Courier New" w:cs="Courier New"/>
      <w:lang w:val="en-US"/>
    </w:rPr>
  </w:style>
  <w:style w:type="paragraph" w:styleId="Odstavekseznama">
    <w:name w:val="List Paragraph"/>
    <w:basedOn w:val="Navaden"/>
    <w:uiPriority w:val="34"/>
    <w:qFormat/>
    <w:rsid w:val="00AA60A2"/>
    <w:pPr>
      <w:ind w:left="720"/>
      <w:contextualSpacing/>
    </w:pPr>
  </w:style>
  <w:style w:type="character" w:styleId="Hiperpovezava">
    <w:name w:val="Hyperlink"/>
    <w:basedOn w:val="Privzetapisavaodstavka"/>
    <w:uiPriority w:val="99"/>
    <w:unhideWhenUsed/>
    <w:rsid w:val="00AA60A2"/>
    <w:rPr>
      <w:color w:val="0000FF" w:themeColor="hyperlink"/>
      <w:u w:val="single"/>
    </w:rPr>
  </w:style>
  <w:style w:type="paragraph" w:styleId="NaslovTOC">
    <w:name w:val="TOC Heading"/>
    <w:basedOn w:val="Naslov1"/>
    <w:next w:val="Navaden"/>
    <w:uiPriority w:val="39"/>
    <w:semiHidden/>
    <w:unhideWhenUsed/>
    <w:qFormat/>
    <w:rsid w:val="0030573C"/>
    <w:pPr>
      <w:spacing w:after="0"/>
      <w:outlineLvl w:val="9"/>
    </w:pPr>
    <w:rPr>
      <w:lang w:val="en-US" w:eastAsia="ja-JP"/>
    </w:rPr>
  </w:style>
  <w:style w:type="paragraph" w:styleId="Kazalovsebine1">
    <w:name w:val="toc 1"/>
    <w:basedOn w:val="Navaden"/>
    <w:next w:val="Navaden"/>
    <w:autoRedefine/>
    <w:uiPriority w:val="39"/>
    <w:unhideWhenUsed/>
    <w:rsid w:val="0030573C"/>
    <w:pPr>
      <w:spacing w:after="100"/>
    </w:pPr>
  </w:style>
  <w:style w:type="paragraph" w:styleId="Kazalovsebine2">
    <w:name w:val="toc 2"/>
    <w:basedOn w:val="Navaden"/>
    <w:next w:val="Navaden"/>
    <w:autoRedefine/>
    <w:uiPriority w:val="39"/>
    <w:unhideWhenUsed/>
    <w:rsid w:val="0030573C"/>
    <w:pPr>
      <w:spacing w:after="100"/>
      <w:ind w:left="220"/>
    </w:pPr>
  </w:style>
  <w:style w:type="paragraph" w:styleId="Besedilooblaka">
    <w:name w:val="Balloon Text"/>
    <w:basedOn w:val="Navaden"/>
    <w:link w:val="BesedilooblakaZnak"/>
    <w:uiPriority w:val="99"/>
    <w:semiHidden/>
    <w:unhideWhenUsed/>
    <w:rsid w:val="0030573C"/>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30573C"/>
    <w:rPr>
      <w:rFonts w:ascii="Tahoma" w:hAnsi="Tahoma" w:cs="Tahoma"/>
      <w:sz w:val="16"/>
      <w:szCs w:val="16"/>
    </w:rPr>
  </w:style>
  <w:style w:type="character" w:styleId="SledenaHiperpovezava">
    <w:name w:val="FollowedHyperlink"/>
    <w:basedOn w:val="Privzetapisavaodstavka"/>
    <w:uiPriority w:val="99"/>
    <w:semiHidden/>
    <w:unhideWhenUsed/>
    <w:rsid w:val="0030573C"/>
    <w:rPr>
      <w:color w:val="800080" w:themeColor="followedHyperlink"/>
      <w:u w:val="single"/>
    </w:rPr>
  </w:style>
  <w:style w:type="character" w:customStyle="1" w:styleId="CumputerChar">
    <w:name w:val="Cumputer Char"/>
    <w:basedOn w:val="Privzetapisavaodstavka"/>
    <w:link w:val="Cumputer"/>
    <w:rsid w:val="002968A4"/>
    <w:rPr>
      <w:rFonts w:ascii="Courier New" w:hAnsi="Courier New" w:cs="Courier New"/>
      <w:lang w:val="en-US"/>
    </w:rPr>
  </w:style>
  <w:style w:type="paragraph" w:customStyle="1" w:styleId="Cumputer">
    <w:name w:val="Cumputer"/>
    <w:basedOn w:val="Navaden"/>
    <w:link w:val="CumputerChar"/>
    <w:qFormat/>
    <w:rsid w:val="002968A4"/>
    <w:rPr>
      <w:rFonts w:ascii="Courier New" w:hAnsi="Courier New" w:cs="Courier New"/>
      <w:lang w:val="en-US"/>
    </w:rPr>
  </w:style>
  <w:style w:type="paragraph" w:styleId="Sprotnaopomba-besedilo">
    <w:name w:val="footnote text"/>
    <w:basedOn w:val="Navaden"/>
    <w:link w:val="Sprotnaopomba-besediloZnak"/>
    <w:uiPriority w:val="99"/>
    <w:semiHidden/>
    <w:unhideWhenUsed/>
    <w:rsid w:val="004F033A"/>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4F033A"/>
    <w:rPr>
      <w:sz w:val="20"/>
      <w:szCs w:val="20"/>
    </w:rPr>
  </w:style>
  <w:style w:type="character" w:styleId="Sprotnaopomba-sklic">
    <w:name w:val="footnote reference"/>
    <w:basedOn w:val="Privzetapisavaodstavka"/>
    <w:uiPriority w:val="99"/>
    <w:semiHidden/>
    <w:unhideWhenUsed/>
    <w:rsid w:val="004F033A"/>
    <w:rPr>
      <w:vertAlign w:val="superscript"/>
    </w:rPr>
  </w:style>
  <w:style w:type="character" w:customStyle="1" w:styleId="Naslov3Znak">
    <w:name w:val="Naslov 3 Znak"/>
    <w:basedOn w:val="Privzetapisavaodstavka"/>
    <w:link w:val="Naslov3"/>
    <w:uiPriority w:val="9"/>
    <w:rsid w:val="00314966"/>
    <w:rPr>
      <w:rFonts w:asciiTheme="majorHAnsi" w:eastAsiaTheme="majorEastAsia" w:hAnsiTheme="majorHAnsi" w:cstheme="majorBidi"/>
      <w:b/>
      <w:bCs/>
      <w:color w:val="4F81BD" w:themeColor="accent1"/>
    </w:rPr>
  </w:style>
  <w:style w:type="paragraph" w:styleId="Navadensplet">
    <w:name w:val="Normal (Web)"/>
    <w:basedOn w:val="Navaden"/>
    <w:uiPriority w:val="99"/>
    <w:unhideWhenUsed/>
    <w:rsid w:val="00314966"/>
    <w:pPr>
      <w:spacing w:before="100" w:beforeAutospacing="1" w:after="100" w:afterAutospacing="1" w:line="240" w:lineRule="auto"/>
    </w:pPr>
    <w:rPr>
      <w:rFonts w:ascii="Times New Roman" w:eastAsiaTheme="minorEastAsia" w:hAnsi="Times New Roman" w:cs="Times New Roman"/>
      <w:sz w:val="24"/>
      <w:szCs w:val="24"/>
      <w:lang w:eastAsia="sl-SI"/>
    </w:rPr>
  </w:style>
  <w:style w:type="paragraph" w:styleId="Kazalovsebine3">
    <w:name w:val="toc 3"/>
    <w:basedOn w:val="Navaden"/>
    <w:next w:val="Navaden"/>
    <w:autoRedefine/>
    <w:uiPriority w:val="39"/>
    <w:unhideWhenUsed/>
    <w:rsid w:val="00314966"/>
    <w:pPr>
      <w:spacing w:after="100"/>
      <w:ind w:left="440"/>
    </w:pPr>
  </w:style>
  <w:style w:type="character" w:styleId="Pripombasklic">
    <w:name w:val="annotation reference"/>
    <w:basedOn w:val="Privzetapisavaodstavka"/>
    <w:uiPriority w:val="99"/>
    <w:semiHidden/>
    <w:unhideWhenUsed/>
    <w:rsid w:val="005C32A5"/>
    <w:rPr>
      <w:sz w:val="16"/>
      <w:szCs w:val="16"/>
    </w:rPr>
  </w:style>
  <w:style w:type="paragraph" w:styleId="Pripombabesedilo">
    <w:name w:val="annotation text"/>
    <w:basedOn w:val="Navaden"/>
    <w:link w:val="PripombabesediloZnak"/>
    <w:uiPriority w:val="99"/>
    <w:semiHidden/>
    <w:unhideWhenUsed/>
    <w:rsid w:val="005C32A5"/>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C32A5"/>
    <w:rPr>
      <w:sz w:val="20"/>
      <w:szCs w:val="20"/>
    </w:rPr>
  </w:style>
  <w:style w:type="paragraph" w:styleId="Zadevapripombe">
    <w:name w:val="annotation subject"/>
    <w:basedOn w:val="Pripombabesedilo"/>
    <w:next w:val="Pripombabesedilo"/>
    <w:link w:val="ZadevapripombeZnak"/>
    <w:uiPriority w:val="99"/>
    <w:semiHidden/>
    <w:unhideWhenUsed/>
    <w:rsid w:val="005C32A5"/>
    <w:rPr>
      <w:b/>
      <w:bCs/>
    </w:rPr>
  </w:style>
  <w:style w:type="character" w:customStyle="1" w:styleId="ZadevapripombeZnak">
    <w:name w:val="Zadeva pripombe Znak"/>
    <w:basedOn w:val="PripombabesediloZnak"/>
    <w:link w:val="Zadevapripombe"/>
    <w:uiPriority w:val="99"/>
    <w:semiHidden/>
    <w:rsid w:val="005C32A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2D085F"/>
    <w:pPr>
      <w:keepNext/>
      <w:keepLines/>
      <w:spacing w:before="480" w:after="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avaden"/>
    <w:next w:val="Navaden"/>
    <w:link w:val="Naslov2Znak"/>
    <w:uiPriority w:val="9"/>
    <w:unhideWhenUsed/>
    <w:qFormat/>
    <w:rsid w:val="002D08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avaden"/>
    <w:next w:val="Navaden"/>
    <w:link w:val="Naslov3Znak"/>
    <w:uiPriority w:val="9"/>
    <w:unhideWhenUsed/>
    <w:qFormat/>
    <w:rsid w:val="003149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2D085F"/>
    <w:rPr>
      <w:rFonts w:asciiTheme="majorHAnsi" w:eastAsiaTheme="majorEastAsia" w:hAnsiTheme="majorHAnsi" w:cstheme="majorBidi"/>
      <w:b/>
      <w:bCs/>
      <w:color w:val="365F91" w:themeColor="accent1" w:themeShade="BF"/>
      <w:sz w:val="28"/>
      <w:szCs w:val="28"/>
    </w:rPr>
  </w:style>
  <w:style w:type="paragraph" w:customStyle="1" w:styleId="Computer">
    <w:name w:val="Computer"/>
    <w:basedOn w:val="Navaden"/>
    <w:link w:val="ComputerChar"/>
    <w:qFormat/>
    <w:rsid w:val="002D085F"/>
    <w:rPr>
      <w:rFonts w:ascii="Courier New" w:hAnsi="Courier New" w:cs="Courier New"/>
      <w:lang w:val="en-US"/>
    </w:rPr>
  </w:style>
  <w:style w:type="character" w:customStyle="1" w:styleId="Naslov2Znak">
    <w:name w:val="Naslov 2 Znak"/>
    <w:basedOn w:val="Privzetapisavaodstavka"/>
    <w:link w:val="Naslov2"/>
    <w:uiPriority w:val="9"/>
    <w:rsid w:val="002D085F"/>
    <w:rPr>
      <w:rFonts w:asciiTheme="majorHAnsi" w:eastAsiaTheme="majorEastAsia" w:hAnsiTheme="majorHAnsi" w:cstheme="majorBidi"/>
      <w:b/>
      <w:bCs/>
      <w:color w:val="4F81BD" w:themeColor="accent1"/>
      <w:sz w:val="26"/>
      <w:szCs w:val="26"/>
    </w:rPr>
  </w:style>
  <w:style w:type="character" w:customStyle="1" w:styleId="ComputerChar">
    <w:name w:val="Computer Char"/>
    <w:basedOn w:val="Privzetapisavaodstavka"/>
    <w:link w:val="Computer"/>
    <w:rsid w:val="002D085F"/>
    <w:rPr>
      <w:rFonts w:ascii="Courier New" w:hAnsi="Courier New" w:cs="Courier New"/>
      <w:lang w:val="en-US"/>
    </w:rPr>
  </w:style>
  <w:style w:type="paragraph" w:styleId="Odstavekseznama">
    <w:name w:val="List Paragraph"/>
    <w:basedOn w:val="Navaden"/>
    <w:uiPriority w:val="34"/>
    <w:qFormat/>
    <w:rsid w:val="00AA60A2"/>
    <w:pPr>
      <w:ind w:left="720"/>
      <w:contextualSpacing/>
    </w:pPr>
  </w:style>
  <w:style w:type="character" w:styleId="Hiperpovezava">
    <w:name w:val="Hyperlink"/>
    <w:basedOn w:val="Privzetapisavaodstavka"/>
    <w:uiPriority w:val="99"/>
    <w:unhideWhenUsed/>
    <w:rsid w:val="00AA60A2"/>
    <w:rPr>
      <w:color w:val="0000FF" w:themeColor="hyperlink"/>
      <w:u w:val="single"/>
    </w:rPr>
  </w:style>
  <w:style w:type="paragraph" w:styleId="NaslovTOC">
    <w:name w:val="TOC Heading"/>
    <w:basedOn w:val="Naslov1"/>
    <w:next w:val="Navaden"/>
    <w:uiPriority w:val="39"/>
    <w:semiHidden/>
    <w:unhideWhenUsed/>
    <w:qFormat/>
    <w:rsid w:val="0030573C"/>
    <w:pPr>
      <w:spacing w:after="0"/>
      <w:outlineLvl w:val="9"/>
    </w:pPr>
    <w:rPr>
      <w:lang w:val="en-US" w:eastAsia="ja-JP"/>
    </w:rPr>
  </w:style>
  <w:style w:type="paragraph" w:styleId="Kazalovsebine1">
    <w:name w:val="toc 1"/>
    <w:basedOn w:val="Navaden"/>
    <w:next w:val="Navaden"/>
    <w:autoRedefine/>
    <w:uiPriority w:val="39"/>
    <w:unhideWhenUsed/>
    <w:rsid w:val="0030573C"/>
    <w:pPr>
      <w:spacing w:after="100"/>
    </w:pPr>
  </w:style>
  <w:style w:type="paragraph" w:styleId="Kazalovsebine2">
    <w:name w:val="toc 2"/>
    <w:basedOn w:val="Navaden"/>
    <w:next w:val="Navaden"/>
    <w:autoRedefine/>
    <w:uiPriority w:val="39"/>
    <w:unhideWhenUsed/>
    <w:rsid w:val="0030573C"/>
    <w:pPr>
      <w:spacing w:after="100"/>
      <w:ind w:left="220"/>
    </w:pPr>
  </w:style>
  <w:style w:type="paragraph" w:styleId="Besedilooblaka">
    <w:name w:val="Balloon Text"/>
    <w:basedOn w:val="Navaden"/>
    <w:link w:val="BesedilooblakaZnak"/>
    <w:uiPriority w:val="99"/>
    <w:semiHidden/>
    <w:unhideWhenUsed/>
    <w:rsid w:val="0030573C"/>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30573C"/>
    <w:rPr>
      <w:rFonts w:ascii="Tahoma" w:hAnsi="Tahoma" w:cs="Tahoma"/>
      <w:sz w:val="16"/>
      <w:szCs w:val="16"/>
    </w:rPr>
  </w:style>
  <w:style w:type="character" w:styleId="SledenaHiperpovezava">
    <w:name w:val="FollowedHyperlink"/>
    <w:basedOn w:val="Privzetapisavaodstavka"/>
    <w:uiPriority w:val="99"/>
    <w:semiHidden/>
    <w:unhideWhenUsed/>
    <w:rsid w:val="0030573C"/>
    <w:rPr>
      <w:color w:val="800080" w:themeColor="followedHyperlink"/>
      <w:u w:val="single"/>
    </w:rPr>
  </w:style>
  <w:style w:type="character" w:customStyle="1" w:styleId="CumputerChar">
    <w:name w:val="Cumputer Char"/>
    <w:basedOn w:val="Privzetapisavaodstavka"/>
    <w:link w:val="Cumputer"/>
    <w:rsid w:val="002968A4"/>
    <w:rPr>
      <w:rFonts w:ascii="Courier New" w:hAnsi="Courier New" w:cs="Courier New"/>
      <w:lang w:val="en-US"/>
    </w:rPr>
  </w:style>
  <w:style w:type="paragraph" w:customStyle="1" w:styleId="Cumputer">
    <w:name w:val="Cumputer"/>
    <w:basedOn w:val="Navaden"/>
    <w:link w:val="CumputerChar"/>
    <w:qFormat/>
    <w:rsid w:val="002968A4"/>
    <w:rPr>
      <w:rFonts w:ascii="Courier New" w:hAnsi="Courier New" w:cs="Courier New"/>
      <w:lang w:val="en-US"/>
    </w:rPr>
  </w:style>
  <w:style w:type="paragraph" w:styleId="Sprotnaopomba-besedilo">
    <w:name w:val="footnote text"/>
    <w:basedOn w:val="Navaden"/>
    <w:link w:val="Sprotnaopomba-besediloZnak"/>
    <w:uiPriority w:val="99"/>
    <w:semiHidden/>
    <w:unhideWhenUsed/>
    <w:rsid w:val="004F033A"/>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4F033A"/>
    <w:rPr>
      <w:sz w:val="20"/>
      <w:szCs w:val="20"/>
    </w:rPr>
  </w:style>
  <w:style w:type="character" w:styleId="Sprotnaopomba-sklic">
    <w:name w:val="footnote reference"/>
    <w:basedOn w:val="Privzetapisavaodstavka"/>
    <w:uiPriority w:val="99"/>
    <w:semiHidden/>
    <w:unhideWhenUsed/>
    <w:rsid w:val="004F033A"/>
    <w:rPr>
      <w:vertAlign w:val="superscript"/>
    </w:rPr>
  </w:style>
  <w:style w:type="character" w:customStyle="1" w:styleId="Naslov3Znak">
    <w:name w:val="Naslov 3 Znak"/>
    <w:basedOn w:val="Privzetapisavaodstavka"/>
    <w:link w:val="Naslov3"/>
    <w:uiPriority w:val="9"/>
    <w:rsid w:val="00314966"/>
    <w:rPr>
      <w:rFonts w:asciiTheme="majorHAnsi" w:eastAsiaTheme="majorEastAsia" w:hAnsiTheme="majorHAnsi" w:cstheme="majorBidi"/>
      <w:b/>
      <w:bCs/>
      <w:color w:val="4F81BD" w:themeColor="accent1"/>
    </w:rPr>
  </w:style>
  <w:style w:type="paragraph" w:styleId="Navadensplet">
    <w:name w:val="Normal (Web)"/>
    <w:basedOn w:val="Navaden"/>
    <w:uiPriority w:val="99"/>
    <w:unhideWhenUsed/>
    <w:rsid w:val="00314966"/>
    <w:pPr>
      <w:spacing w:before="100" w:beforeAutospacing="1" w:after="100" w:afterAutospacing="1" w:line="240" w:lineRule="auto"/>
    </w:pPr>
    <w:rPr>
      <w:rFonts w:ascii="Times New Roman" w:eastAsiaTheme="minorEastAsia" w:hAnsi="Times New Roman" w:cs="Times New Roman"/>
      <w:sz w:val="24"/>
      <w:szCs w:val="24"/>
      <w:lang w:eastAsia="sl-SI"/>
    </w:rPr>
  </w:style>
  <w:style w:type="paragraph" w:styleId="Kazalovsebine3">
    <w:name w:val="toc 3"/>
    <w:basedOn w:val="Navaden"/>
    <w:next w:val="Navaden"/>
    <w:autoRedefine/>
    <w:uiPriority w:val="39"/>
    <w:unhideWhenUsed/>
    <w:rsid w:val="00314966"/>
    <w:pPr>
      <w:spacing w:after="100"/>
      <w:ind w:left="440"/>
    </w:pPr>
  </w:style>
  <w:style w:type="character" w:styleId="Pripombasklic">
    <w:name w:val="annotation reference"/>
    <w:basedOn w:val="Privzetapisavaodstavka"/>
    <w:uiPriority w:val="99"/>
    <w:semiHidden/>
    <w:unhideWhenUsed/>
    <w:rsid w:val="005C32A5"/>
    <w:rPr>
      <w:sz w:val="16"/>
      <w:szCs w:val="16"/>
    </w:rPr>
  </w:style>
  <w:style w:type="paragraph" w:styleId="Pripombabesedilo">
    <w:name w:val="annotation text"/>
    <w:basedOn w:val="Navaden"/>
    <w:link w:val="PripombabesediloZnak"/>
    <w:uiPriority w:val="99"/>
    <w:semiHidden/>
    <w:unhideWhenUsed/>
    <w:rsid w:val="005C32A5"/>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C32A5"/>
    <w:rPr>
      <w:sz w:val="20"/>
      <w:szCs w:val="20"/>
    </w:rPr>
  </w:style>
  <w:style w:type="paragraph" w:styleId="Zadevapripombe">
    <w:name w:val="annotation subject"/>
    <w:basedOn w:val="Pripombabesedilo"/>
    <w:next w:val="Pripombabesedilo"/>
    <w:link w:val="ZadevapripombeZnak"/>
    <w:uiPriority w:val="99"/>
    <w:semiHidden/>
    <w:unhideWhenUsed/>
    <w:rsid w:val="005C32A5"/>
    <w:rPr>
      <w:b/>
      <w:bCs/>
    </w:rPr>
  </w:style>
  <w:style w:type="character" w:customStyle="1" w:styleId="ZadevapripombeZnak">
    <w:name w:val="Zadeva pripombe Znak"/>
    <w:basedOn w:val="PripombabesediloZnak"/>
    <w:link w:val="Zadevapripombe"/>
    <w:uiPriority w:val="99"/>
    <w:semiHidden/>
    <w:rsid w:val="005C32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1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office.microsoft.com/en-us/exce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cran.r-project.org/bin/windows/Rtool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6E761-1371-4F0D-A6DB-25915C08A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20</Pages>
  <Words>5051</Words>
  <Characters>28792</Characters>
  <Application>Microsoft Office Word</Application>
  <DocSecurity>0</DocSecurity>
  <Lines>239</Lines>
  <Paragraphs>67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HERMES SoftLab</Company>
  <LinksUpToDate>false</LinksUpToDate>
  <CharactersWithSpaces>33776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Črt Ahlin</dc:creator>
  <cp:lastModifiedBy>Črt Ahlin</cp:lastModifiedBy>
  <cp:revision>7</cp:revision>
  <cp:lastPrinted>2013-08-16T16:38:00Z</cp:lastPrinted>
  <dcterms:created xsi:type="dcterms:W3CDTF">2013-09-20T09:48:00Z</dcterms:created>
  <dcterms:modified xsi:type="dcterms:W3CDTF">2013-09-29T10:30:00Z</dcterms:modified>
</cp:coreProperties>
</file>